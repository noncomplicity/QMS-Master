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24A03" w14:textId="7D7A5577" w:rsidR="00273F27" w:rsidRDefault="00273F27">
      <w:pPr>
        <w:spacing w:after="177"/>
        <w:ind w:left="391"/>
      </w:pPr>
    </w:p>
    <w:p w14:paraId="7A58A73E" w14:textId="77777777" w:rsidR="00482E5D" w:rsidRDefault="00EF0474">
      <w:pPr>
        <w:spacing w:after="0" w:line="249" w:lineRule="auto"/>
        <w:ind w:left="386" w:hanging="10"/>
        <w:rPr>
          <w:rFonts w:ascii="Cambria" w:eastAsia="Cambria" w:hAnsi="Cambria" w:cs="Cambria"/>
          <w:b/>
          <w:sz w:val="38"/>
        </w:rPr>
      </w:pPr>
      <w:r>
        <w:rPr>
          <w:rFonts w:ascii="Cambria" w:eastAsia="Cambria" w:hAnsi="Cambria" w:cs="Cambria"/>
          <w:b/>
          <w:sz w:val="38"/>
        </w:rPr>
        <w:t xml:space="preserve">Information technology </w:t>
      </w:r>
    </w:p>
    <w:p w14:paraId="327DFB01" w14:textId="7B7C9211" w:rsidR="00273F27" w:rsidRDefault="00EF0474">
      <w:pPr>
        <w:spacing w:after="0" w:line="249" w:lineRule="auto"/>
        <w:ind w:left="386" w:hanging="10"/>
      </w:pPr>
      <w:r>
        <w:rPr>
          <w:rFonts w:ascii="Cambria" w:eastAsia="Cambria" w:hAnsi="Cambria" w:cs="Cambria"/>
          <w:b/>
          <w:sz w:val="38"/>
        </w:rPr>
        <w:t>Security techniques</w:t>
      </w:r>
    </w:p>
    <w:p w14:paraId="52607BE4" w14:textId="77777777" w:rsidR="00482E5D" w:rsidRDefault="00EF0474">
      <w:pPr>
        <w:spacing w:after="0" w:line="249" w:lineRule="auto"/>
        <w:ind w:left="386" w:hanging="10"/>
        <w:rPr>
          <w:rFonts w:ascii="Cambria" w:eastAsia="Cambria" w:hAnsi="Cambria" w:cs="Cambria"/>
          <w:b/>
          <w:sz w:val="38"/>
        </w:rPr>
      </w:pPr>
      <w:r>
        <w:rPr>
          <w:rFonts w:ascii="Cambria" w:eastAsia="Cambria" w:hAnsi="Cambria" w:cs="Cambria"/>
          <w:b/>
          <w:sz w:val="38"/>
        </w:rPr>
        <w:t>Information security management systems</w:t>
      </w:r>
    </w:p>
    <w:p w14:paraId="23171AC1" w14:textId="77777777" w:rsidR="00482E5D" w:rsidRDefault="00EF0474">
      <w:pPr>
        <w:spacing w:after="0" w:line="249" w:lineRule="auto"/>
        <w:ind w:left="386" w:hanging="10"/>
        <w:rPr>
          <w:rFonts w:ascii="Cambria" w:eastAsia="Cambria" w:hAnsi="Cambria" w:cs="Cambria"/>
          <w:b/>
          <w:sz w:val="38"/>
        </w:rPr>
      </w:pPr>
      <w:r>
        <w:rPr>
          <w:rFonts w:ascii="Cambria" w:eastAsia="Cambria" w:hAnsi="Cambria" w:cs="Cambria"/>
          <w:b/>
          <w:sz w:val="38"/>
        </w:rPr>
        <w:t xml:space="preserve">Requirements </w:t>
      </w:r>
    </w:p>
    <w:p w14:paraId="26132BC2" w14:textId="6A84FE02" w:rsidR="00273F27" w:rsidRPr="008177C1" w:rsidRDefault="00EF0474">
      <w:pPr>
        <w:spacing w:after="0" w:line="249" w:lineRule="auto"/>
        <w:ind w:left="386" w:hanging="10"/>
        <w:rPr>
          <w:lang w:val="en-GB"/>
        </w:rPr>
      </w:pPr>
      <w:r>
        <w:rPr>
          <w:rFonts w:ascii="Cambria" w:eastAsia="Cambria" w:hAnsi="Cambria" w:cs="Cambria"/>
          <w:b/>
          <w:sz w:val="38"/>
        </w:rPr>
        <w:t>ISO</w:t>
      </w:r>
      <w:r w:rsidR="00482E5D">
        <w:rPr>
          <w:rFonts w:ascii="Cambria" w:eastAsia="Cambria" w:hAnsi="Cambria" w:cs="Cambria"/>
          <w:b/>
          <w:sz w:val="38"/>
          <w:lang w:val="en-GB"/>
        </w:rPr>
        <w:t xml:space="preserve"> </w:t>
      </w:r>
      <w:r>
        <w:rPr>
          <w:rFonts w:ascii="Cambria" w:eastAsia="Cambria" w:hAnsi="Cambria" w:cs="Cambria"/>
          <w:b/>
          <w:sz w:val="38"/>
        </w:rPr>
        <w:t>IEC 27001:201</w:t>
      </w:r>
      <w:r w:rsidR="008177C1">
        <w:rPr>
          <w:rFonts w:ascii="Cambria" w:eastAsia="Cambria" w:hAnsi="Cambria" w:cs="Cambria"/>
          <w:b/>
          <w:sz w:val="38"/>
          <w:lang w:val="en-GB"/>
        </w:rPr>
        <w:t>7</w:t>
      </w:r>
    </w:p>
    <w:p w14:paraId="48827583" w14:textId="77777777" w:rsidR="00273F27" w:rsidRDefault="00EF0474">
      <w:pPr>
        <w:spacing w:after="25"/>
        <w:ind w:left="391"/>
      </w:pPr>
      <w:r>
        <w:rPr>
          <w:rFonts w:ascii="Arial" w:eastAsia="Arial" w:hAnsi="Arial" w:cs="Arial"/>
          <w:sz w:val="18"/>
        </w:rPr>
        <w:t xml:space="preserve"> </w:t>
      </w:r>
    </w:p>
    <w:p w14:paraId="32520507" w14:textId="77777777" w:rsidR="00273F27" w:rsidRDefault="00273F27">
      <w:pPr>
        <w:sectPr w:rsidR="00273F27">
          <w:pgSz w:w="11906" w:h="16841"/>
          <w:pgMar w:top="412" w:right="548" w:bottom="1440" w:left="1435" w:header="720" w:footer="1" w:gutter="0"/>
          <w:cols w:space="720"/>
        </w:sectPr>
      </w:pPr>
    </w:p>
    <w:sdt>
      <w:sdtPr>
        <w:rPr>
          <w:rFonts w:ascii="Calibri" w:eastAsia="Calibri" w:hAnsi="Calibri" w:cs="Calibri"/>
          <w:color w:val="000000"/>
          <w:sz w:val="22"/>
          <w:szCs w:val="22"/>
          <w:lang w:val="en-SE" w:eastAsia="en-SE"/>
        </w:rPr>
        <w:id w:val="674385616"/>
        <w:docPartObj>
          <w:docPartGallery w:val="Table of Contents"/>
          <w:docPartUnique/>
        </w:docPartObj>
      </w:sdtPr>
      <w:sdtEndPr>
        <w:rPr>
          <w:b/>
          <w:bCs/>
          <w:noProof/>
        </w:rPr>
      </w:sdtEndPr>
      <w:sdtContent>
        <w:p w14:paraId="4AAD87DD" w14:textId="7DD94AD8" w:rsidR="008177C1" w:rsidRDefault="008177C1">
          <w:pPr>
            <w:pStyle w:val="TOCHeading"/>
          </w:pPr>
          <w:r>
            <w:t>Contents</w:t>
          </w:r>
        </w:p>
        <w:p w14:paraId="5DE2AD5A" w14:textId="693D7E9B" w:rsidR="008177C1" w:rsidRDefault="008177C1">
          <w:pPr>
            <w:pStyle w:val="TOC2"/>
            <w:tabs>
              <w:tab w:val="left" w:pos="1320"/>
              <w:tab w:val="right" w:leader="dot" w:pos="9743"/>
            </w:tabs>
            <w:rPr>
              <w:noProof/>
            </w:rPr>
          </w:pPr>
          <w:r>
            <w:fldChar w:fldCharType="begin"/>
          </w:r>
          <w:r>
            <w:instrText xml:space="preserve"> TOC \o "1-3" \h \z \u </w:instrText>
          </w:r>
          <w:r>
            <w:fldChar w:fldCharType="separate"/>
          </w:r>
          <w:hyperlink w:anchor="_Toc26099138" w:history="1">
            <w:r w:rsidRPr="002B5E9A">
              <w:rPr>
                <w:rStyle w:val="Hyperlink"/>
                <w:noProof/>
              </w:rPr>
              <w:t xml:space="preserve">Contents </w:t>
            </w:r>
            <w:r>
              <w:rPr>
                <w:noProof/>
              </w:rPr>
              <w:tab/>
            </w:r>
            <w:r w:rsidRPr="002B5E9A">
              <w:rPr>
                <w:rStyle w:val="Hyperlink"/>
                <w:noProof/>
              </w:rPr>
              <w:t>Page</w:t>
            </w:r>
            <w:r>
              <w:rPr>
                <w:noProof/>
                <w:webHidden/>
              </w:rPr>
              <w:tab/>
            </w:r>
            <w:r>
              <w:rPr>
                <w:noProof/>
                <w:webHidden/>
              </w:rPr>
              <w:fldChar w:fldCharType="begin"/>
            </w:r>
            <w:r>
              <w:rPr>
                <w:noProof/>
                <w:webHidden/>
              </w:rPr>
              <w:instrText xml:space="preserve"> PAGEREF _Toc26099138 \h </w:instrText>
            </w:r>
            <w:r>
              <w:rPr>
                <w:noProof/>
                <w:webHidden/>
              </w:rPr>
            </w:r>
            <w:r>
              <w:rPr>
                <w:noProof/>
                <w:webHidden/>
              </w:rPr>
              <w:fldChar w:fldCharType="separate"/>
            </w:r>
            <w:r>
              <w:rPr>
                <w:noProof/>
                <w:webHidden/>
              </w:rPr>
              <w:t>2</w:t>
            </w:r>
            <w:r>
              <w:rPr>
                <w:noProof/>
                <w:webHidden/>
              </w:rPr>
              <w:fldChar w:fldCharType="end"/>
            </w:r>
          </w:hyperlink>
        </w:p>
        <w:p w14:paraId="5C2141E4" w14:textId="48C46F33" w:rsidR="008177C1" w:rsidRDefault="0028148E">
          <w:pPr>
            <w:pStyle w:val="TOC2"/>
            <w:tabs>
              <w:tab w:val="left" w:pos="660"/>
              <w:tab w:val="right" w:leader="dot" w:pos="9743"/>
            </w:tabs>
            <w:rPr>
              <w:noProof/>
            </w:rPr>
          </w:pPr>
          <w:hyperlink w:anchor="_Toc26099139" w:history="1">
            <w:r w:rsidR="008177C1" w:rsidRPr="002B5E9A">
              <w:rPr>
                <w:rStyle w:val="Hyperlink"/>
                <w:noProof/>
              </w:rPr>
              <w:t xml:space="preserve">0 </w:t>
            </w:r>
            <w:r w:rsidR="008177C1">
              <w:rPr>
                <w:noProof/>
              </w:rPr>
              <w:tab/>
            </w:r>
            <w:r w:rsidR="008177C1" w:rsidRPr="002B5E9A">
              <w:rPr>
                <w:rStyle w:val="Hyperlink"/>
                <w:noProof/>
              </w:rPr>
              <w:t>Introduction</w:t>
            </w:r>
            <w:r w:rsidR="008177C1">
              <w:rPr>
                <w:noProof/>
                <w:webHidden/>
              </w:rPr>
              <w:tab/>
            </w:r>
            <w:r w:rsidR="008177C1">
              <w:rPr>
                <w:noProof/>
                <w:webHidden/>
              </w:rPr>
              <w:fldChar w:fldCharType="begin"/>
            </w:r>
            <w:r w:rsidR="008177C1">
              <w:rPr>
                <w:noProof/>
                <w:webHidden/>
              </w:rPr>
              <w:instrText xml:space="preserve"> PAGEREF _Toc26099139 \h </w:instrText>
            </w:r>
            <w:r w:rsidR="008177C1">
              <w:rPr>
                <w:noProof/>
                <w:webHidden/>
              </w:rPr>
            </w:r>
            <w:r w:rsidR="008177C1">
              <w:rPr>
                <w:noProof/>
                <w:webHidden/>
              </w:rPr>
              <w:fldChar w:fldCharType="separate"/>
            </w:r>
            <w:r w:rsidR="008177C1">
              <w:rPr>
                <w:noProof/>
                <w:webHidden/>
              </w:rPr>
              <w:t>3</w:t>
            </w:r>
            <w:r w:rsidR="008177C1">
              <w:rPr>
                <w:noProof/>
                <w:webHidden/>
              </w:rPr>
              <w:fldChar w:fldCharType="end"/>
            </w:r>
          </w:hyperlink>
        </w:p>
        <w:p w14:paraId="02E9ACC3" w14:textId="350042CB" w:rsidR="008177C1" w:rsidRDefault="0028148E">
          <w:pPr>
            <w:pStyle w:val="TOC3"/>
            <w:tabs>
              <w:tab w:val="left" w:pos="1100"/>
              <w:tab w:val="right" w:leader="dot" w:pos="9743"/>
            </w:tabs>
            <w:rPr>
              <w:noProof/>
            </w:rPr>
          </w:pPr>
          <w:hyperlink w:anchor="_Toc26099140" w:history="1">
            <w:r w:rsidR="008177C1" w:rsidRPr="002B5E9A">
              <w:rPr>
                <w:rStyle w:val="Hyperlink"/>
                <w:noProof/>
              </w:rPr>
              <w:t xml:space="preserve">0.1 </w:t>
            </w:r>
            <w:r w:rsidR="008177C1">
              <w:rPr>
                <w:noProof/>
              </w:rPr>
              <w:tab/>
            </w:r>
            <w:r w:rsidR="008177C1" w:rsidRPr="002B5E9A">
              <w:rPr>
                <w:rStyle w:val="Hyperlink"/>
                <w:noProof/>
              </w:rPr>
              <w:t>General</w:t>
            </w:r>
            <w:r w:rsidR="008177C1">
              <w:rPr>
                <w:noProof/>
                <w:webHidden/>
              </w:rPr>
              <w:tab/>
            </w:r>
            <w:r w:rsidR="008177C1">
              <w:rPr>
                <w:noProof/>
                <w:webHidden/>
              </w:rPr>
              <w:fldChar w:fldCharType="begin"/>
            </w:r>
            <w:r w:rsidR="008177C1">
              <w:rPr>
                <w:noProof/>
                <w:webHidden/>
              </w:rPr>
              <w:instrText xml:space="preserve"> PAGEREF _Toc26099140 \h </w:instrText>
            </w:r>
            <w:r w:rsidR="008177C1">
              <w:rPr>
                <w:noProof/>
                <w:webHidden/>
              </w:rPr>
            </w:r>
            <w:r w:rsidR="008177C1">
              <w:rPr>
                <w:noProof/>
                <w:webHidden/>
              </w:rPr>
              <w:fldChar w:fldCharType="separate"/>
            </w:r>
            <w:r w:rsidR="008177C1">
              <w:rPr>
                <w:noProof/>
                <w:webHidden/>
              </w:rPr>
              <w:t>3</w:t>
            </w:r>
            <w:r w:rsidR="008177C1">
              <w:rPr>
                <w:noProof/>
                <w:webHidden/>
              </w:rPr>
              <w:fldChar w:fldCharType="end"/>
            </w:r>
          </w:hyperlink>
        </w:p>
        <w:p w14:paraId="59955BA7" w14:textId="77BF99EB" w:rsidR="008177C1" w:rsidRDefault="0028148E">
          <w:pPr>
            <w:pStyle w:val="TOC3"/>
            <w:tabs>
              <w:tab w:val="left" w:pos="1100"/>
              <w:tab w:val="right" w:leader="dot" w:pos="9743"/>
            </w:tabs>
            <w:rPr>
              <w:noProof/>
            </w:rPr>
          </w:pPr>
          <w:hyperlink w:anchor="_Toc26099141" w:history="1">
            <w:r w:rsidR="008177C1" w:rsidRPr="002B5E9A">
              <w:rPr>
                <w:rStyle w:val="Hyperlink"/>
                <w:noProof/>
              </w:rPr>
              <w:t xml:space="preserve">0.2 </w:t>
            </w:r>
            <w:r w:rsidR="008177C1">
              <w:rPr>
                <w:noProof/>
              </w:rPr>
              <w:tab/>
            </w:r>
            <w:r w:rsidR="008177C1" w:rsidRPr="002B5E9A">
              <w:rPr>
                <w:rStyle w:val="Hyperlink"/>
                <w:noProof/>
              </w:rPr>
              <w:t>Compatibility with other management system standards</w:t>
            </w:r>
            <w:r w:rsidR="008177C1">
              <w:rPr>
                <w:noProof/>
                <w:webHidden/>
              </w:rPr>
              <w:tab/>
            </w:r>
            <w:r w:rsidR="008177C1">
              <w:rPr>
                <w:noProof/>
                <w:webHidden/>
              </w:rPr>
              <w:fldChar w:fldCharType="begin"/>
            </w:r>
            <w:r w:rsidR="008177C1">
              <w:rPr>
                <w:noProof/>
                <w:webHidden/>
              </w:rPr>
              <w:instrText xml:space="preserve"> PAGEREF _Toc26099141 \h </w:instrText>
            </w:r>
            <w:r w:rsidR="008177C1">
              <w:rPr>
                <w:noProof/>
                <w:webHidden/>
              </w:rPr>
            </w:r>
            <w:r w:rsidR="008177C1">
              <w:rPr>
                <w:noProof/>
                <w:webHidden/>
              </w:rPr>
              <w:fldChar w:fldCharType="separate"/>
            </w:r>
            <w:r w:rsidR="008177C1">
              <w:rPr>
                <w:noProof/>
                <w:webHidden/>
              </w:rPr>
              <w:t>4</w:t>
            </w:r>
            <w:r w:rsidR="008177C1">
              <w:rPr>
                <w:noProof/>
                <w:webHidden/>
              </w:rPr>
              <w:fldChar w:fldCharType="end"/>
            </w:r>
          </w:hyperlink>
        </w:p>
        <w:p w14:paraId="51E9F2F5" w14:textId="4482BEF3" w:rsidR="008177C1" w:rsidRDefault="0028148E">
          <w:pPr>
            <w:pStyle w:val="TOC3"/>
            <w:tabs>
              <w:tab w:val="left" w:pos="3225"/>
              <w:tab w:val="right" w:leader="dot" w:pos="9743"/>
            </w:tabs>
            <w:rPr>
              <w:noProof/>
            </w:rPr>
          </w:pPr>
          <w:hyperlink w:anchor="_Toc26099142" w:history="1">
            <w:r w:rsidR="008177C1" w:rsidRPr="002B5E9A">
              <w:rPr>
                <w:rStyle w:val="Hyperlink"/>
                <w:noProof/>
              </w:rPr>
              <w:t xml:space="preserve">INTERNATIONAL STANDARD </w:t>
            </w:r>
            <w:r w:rsidR="008177C1">
              <w:rPr>
                <w:noProof/>
              </w:rPr>
              <w:tab/>
            </w:r>
            <w:r w:rsidR="008177C1" w:rsidRPr="002B5E9A">
              <w:rPr>
                <w:rStyle w:val="Hyperlink"/>
                <w:rFonts w:ascii="Arial" w:eastAsia="Arial" w:hAnsi="Arial" w:cs="Arial"/>
                <w:noProof/>
              </w:rPr>
              <w:t>EVS-EN ISO/IEC 27001:2017</w:t>
            </w:r>
            <w:r w:rsidR="008177C1" w:rsidRPr="002B5E9A">
              <w:rPr>
                <w:rStyle w:val="Hyperlink"/>
                <w:noProof/>
              </w:rPr>
              <w:t>ISO/IEC 27001:2013(E)</w:t>
            </w:r>
            <w:r w:rsidR="008177C1">
              <w:rPr>
                <w:noProof/>
                <w:webHidden/>
              </w:rPr>
              <w:tab/>
            </w:r>
            <w:r w:rsidR="008177C1">
              <w:rPr>
                <w:noProof/>
                <w:webHidden/>
              </w:rPr>
              <w:fldChar w:fldCharType="begin"/>
            </w:r>
            <w:r w:rsidR="008177C1">
              <w:rPr>
                <w:noProof/>
                <w:webHidden/>
              </w:rPr>
              <w:instrText xml:space="preserve"> PAGEREF _Toc26099142 \h </w:instrText>
            </w:r>
            <w:r w:rsidR="008177C1">
              <w:rPr>
                <w:noProof/>
                <w:webHidden/>
              </w:rPr>
            </w:r>
            <w:r w:rsidR="008177C1">
              <w:rPr>
                <w:noProof/>
                <w:webHidden/>
              </w:rPr>
              <w:fldChar w:fldCharType="separate"/>
            </w:r>
            <w:r w:rsidR="008177C1">
              <w:rPr>
                <w:noProof/>
                <w:webHidden/>
              </w:rPr>
              <w:t>1</w:t>
            </w:r>
            <w:r w:rsidR="008177C1">
              <w:rPr>
                <w:noProof/>
                <w:webHidden/>
              </w:rPr>
              <w:fldChar w:fldCharType="end"/>
            </w:r>
          </w:hyperlink>
        </w:p>
        <w:p w14:paraId="171A70F5" w14:textId="54AA7883" w:rsidR="008177C1" w:rsidRDefault="0028148E">
          <w:pPr>
            <w:pStyle w:val="TOC3"/>
            <w:tabs>
              <w:tab w:val="left" w:pos="880"/>
              <w:tab w:val="right" w:leader="dot" w:pos="9743"/>
            </w:tabs>
            <w:rPr>
              <w:noProof/>
            </w:rPr>
          </w:pPr>
          <w:hyperlink w:anchor="_Toc26099143" w:history="1">
            <w:r w:rsidR="008177C1" w:rsidRPr="002B5E9A">
              <w:rPr>
                <w:rStyle w:val="Hyperlink"/>
                <w:noProof/>
              </w:rPr>
              <w:t xml:space="preserve">1 </w:t>
            </w:r>
            <w:r w:rsidR="008177C1">
              <w:rPr>
                <w:noProof/>
              </w:rPr>
              <w:tab/>
            </w:r>
            <w:r w:rsidR="008177C1" w:rsidRPr="002B5E9A">
              <w:rPr>
                <w:rStyle w:val="Hyperlink"/>
                <w:noProof/>
              </w:rPr>
              <w:t>Scope</w:t>
            </w:r>
            <w:r w:rsidR="008177C1">
              <w:rPr>
                <w:noProof/>
                <w:webHidden/>
              </w:rPr>
              <w:tab/>
            </w:r>
            <w:r w:rsidR="008177C1">
              <w:rPr>
                <w:noProof/>
                <w:webHidden/>
              </w:rPr>
              <w:fldChar w:fldCharType="begin"/>
            </w:r>
            <w:r w:rsidR="008177C1">
              <w:rPr>
                <w:noProof/>
                <w:webHidden/>
              </w:rPr>
              <w:instrText xml:space="preserve"> PAGEREF _Toc26099143 \h </w:instrText>
            </w:r>
            <w:r w:rsidR="008177C1">
              <w:rPr>
                <w:noProof/>
                <w:webHidden/>
              </w:rPr>
            </w:r>
            <w:r w:rsidR="008177C1">
              <w:rPr>
                <w:noProof/>
                <w:webHidden/>
              </w:rPr>
              <w:fldChar w:fldCharType="separate"/>
            </w:r>
            <w:r w:rsidR="008177C1">
              <w:rPr>
                <w:noProof/>
                <w:webHidden/>
              </w:rPr>
              <w:t>1</w:t>
            </w:r>
            <w:r w:rsidR="008177C1">
              <w:rPr>
                <w:noProof/>
                <w:webHidden/>
              </w:rPr>
              <w:fldChar w:fldCharType="end"/>
            </w:r>
          </w:hyperlink>
        </w:p>
        <w:p w14:paraId="6C6C1336" w14:textId="386F10C4" w:rsidR="008177C1" w:rsidRDefault="0028148E">
          <w:pPr>
            <w:pStyle w:val="TOC3"/>
            <w:tabs>
              <w:tab w:val="left" w:pos="880"/>
              <w:tab w:val="right" w:leader="dot" w:pos="9743"/>
            </w:tabs>
            <w:rPr>
              <w:noProof/>
            </w:rPr>
          </w:pPr>
          <w:hyperlink w:anchor="_Toc26099144" w:history="1">
            <w:r w:rsidR="008177C1" w:rsidRPr="002B5E9A">
              <w:rPr>
                <w:rStyle w:val="Hyperlink"/>
                <w:noProof/>
              </w:rPr>
              <w:t xml:space="preserve">2 </w:t>
            </w:r>
            <w:r w:rsidR="008177C1">
              <w:rPr>
                <w:noProof/>
              </w:rPr>
              <w:tab/>
            </w:r>
            <w:r w:rsidR="008177C1" w:rsidRPr="002B5E9A">
              <w:rPr>
                <w:rStyle w:val="Hyperlink"/>
                <w:noProof/>
              </w:rPr>
              <w:t>Normative references</w:t>
            </w:r>
            <w:r w:rsidR="008177C1">
              <w:rPr>
                <w:noProof/>
                <w:webHidden/>
              </w:rPr>
              <w:tab/>
            </w:r>
            <w:r w:rsidR="008177C1">
              <w:rPr>
                <w:noProof/>
                <w:webHidden/>
              </w:rPr>
              <w:fldChar w:fldCharType="begin"/>
            </w:r>
            <w:r w:rsidR="008177C1">
              <w:rPr>
                <w:noProof/>
                <w:webHidden/>
              </w:rPr>
              <w:instrText xml:space="preserve"> PAGEREF _Toc26099144 \h </w:instrText>
            </w:r>
            <w:r w:rsidR="008177C1">
              <w:rPr>
                <w:noProof/>
                <w:webHidden/>
              </w:rPr>
            </w:r>
            <w:r w:rsidR="008177C1">
              <w:rPr>
                <w:noProof/>
                <w:webHidden/>
              </w:rPr>
              <w:fldChar w:fldCharType="separate"/>
            </w:r>
            <w:r w:rsidR="008177C1">
              <w:rPr>
                <w:noProof/>
                <w:webHidden/>
              </w:rPr>
              <w:t>1</w:t>
            </w:r>
            <w:r w:rsidR="008177C1">
              <w:rPr>
                <w:noProof/>
                <w:webHidden/>
              </w:rPr>
              <w:fldChar w:fldCharType="end"/>
            </w:r>
          </w:hyperlink>
        </w:p>
        <w:p w14:paraId="0929DEE7" w14:textId="482AC548" w:rsidR="008177C1" w:rsidRDefault="0028148E">
          <w:pPr>
            <w:pStyle w:val="TOC3"/>
            <w:tabs>
              <w:tab w:val="left" w:pos="880"/>
              <w:tab w:val="right" w:leader="dot" w:pos="9743"/>
            </w:tabs>
            <w:rPr>
              <w:noProof/>
            </w:rPr>
          </w:pPr>
          <w:hyperlink w:anchor="_Toc26099145" w:history="1">
            <w:r w:rsidR="008177C1" w:rsidRPr="002B5E9A">
              <w:rPr>
                <w:rStyle w:val="Hyperlink"/>
                <w:noProof/>
              </w:rPr>
              <w:t xml:space="preserve">4 </w:t>
            </w:r>
            <w:r w:rsidR="008177C1">
              <w:rPr>
                <w:noProof/>
              </w:rPr>
              <w:tab/>
            </w:r>
            <w:r w:rsidR="008177C1" w:rsidRPr="002B5E9A">
              <w:rPr>
                <w:rStyle w:val="Hyperlink"/>
                <w:noProof/>
              </w:rPr>
              <w:t>Context of the organization</w:t>
            </w:r>
            <w:r w:rsidR="008177C1">
              <w:rPr>
                <w:noProof/>
                <w:webHidden/>
              </w:rPr>
              <w:tab/>
            </w:r>
            <w:r w:rsidR="008177C1">
              <w:rPr>
                <w:noProof/>
                <w:webHidden/>
              </w:rPr>
              <w:fldChar w:fldCharType="begin"/>
            </w:r>
            <w:r w:rsidR="008177C1">
              <w:rPr>
                <w:noProof/>
                <w:webHidden/>
              </w:rPr>
              <w:instrText xml:space="preserve"> PAGEREF _Toc26099145 \h </w:instrText>
            </w:r>
            <w:r w:rsidR="008177C1">
              <w:rPr>
                <w:noProof/>
                <w:webHidden/>
              </w:rPr>
            </w:r>
            <w:r w:rsidR="008177C1">
              <w:rPr>
                <w:noProof/>
                <w:webHidden/>
              </w:rPr>
              <w:fldChar w:fldCharType="separate"/>
            </w:r>
            <w:r w:rsidR="008177C1">
              <w:rPr>
                <w:noProof/>
                <w:webHidden/>
              </w:rPr>
              <w:t>1</w:t>
            </w:r>
            <w:r w:rsidR="008177C1">
              <w:rPr>
                <w:noProof/>
                <w:webHidden/>
              </w:rPr>
              <w:fldChar w:fldCharType="end"/>
            </w:r>
          </w:hyperlink>
        </w:p>
        <w:p w14:paraId="26590721" w14:textId="2A60F409" w:rsidR="008177C1" w:rsidRDefault="0028148E">
          <w:pPr>
            <w:pStyle w:val="TOC3"/>
            <w:tabs>
              <w:tab w:val="left" w:pos="880"/>
              <w:tab w:val="right" w:leader="dot" w:pos="9743"/>
            </w:tabs>
            <w:rPr>
              <w:noProof/>
            </w:rPr>
          </w:pPr>
          <w:hyperlink w:anchor="_Toc26099146" w:history="1">
            <w:r w:rsidR="008177C1" w:rsidRPr="002B5E9A">
              <w:rPr>
                <w:rStyle w:val="Hyperlink"/>
                <w:noProof/>
              </w:rPr>
              <w:t xml:space="preserve">5 </w:t>
            </w:r>
            <w:r w:rsidR="008177C1">
              <w:rPr>
                <w:noProof/>
              </w:rPr>
              <w:tab/>
            </w:r>
            <w:r w:rsidR="008177C1" w:rsidRPr="002B5E9A">
              <w:rPr>
                <w:rStyle w:val="Hyperlink"/>
                <w:noProof/>
              </w:rPr>
              <w:t>Leadership</w:t>
            </w:r>
            <w:r w:rsidR="008177C1">
              <w:rPr>
                <w:noProof/>
                <w:webHidden/>
              </w:rPr>
              <w:tab/>
            </w:r>
            <w:r w:rsidR="008177C1">
              <w:rPr>
                <w:noProof/>
                <w:webHidden/>
              </w:rPr>
              <w:fldChar w:fldCharType="begin"/>
            </w:r>
            <w:r w:rsidR="008177C1">
              <w:rPr>
                <w:noProof/>
                <w:webHidden/>
              </w:rPr>
              <w:instrText xml:space="preserve"> PAGEREF _Toc26099146 \h </w:instrText>
            </w:r>
            <w:r w:rsidR="008177C1">
              <w:rPr>
                <w:noProof/>
                <w:webHidden/>
              </w:rPr>
            </w:r>
            <w:r w:rsidR="008177C1">
              <w:rPr>
                <w:noProof/>
                <w:webHidden/>
              </w:rPr>
              <w:fldChar w:fldCharType="separate"/>
            </w:r>
            <w:r w:rsidR="008177C1">
              <w:rPr>
                <w:noProof/>
                <w:webHidden/>
              </w:rPr>
              <w:t>2</w:t>
            </w:r>
            <w:r w:rsidR="008177C1">
              <w:rPr>
                <w:noProof/>
                <w:webHidden/>
              </w:rPr>
              <w:fldChar w:fldCharType="end"/>
            </w:r>
          </w:hyperlink>
        </w:p>
        <w:p w14:paraId="40735435" w14:textId="312FD364" w:rsidR="008177C1" w:rsidRDefault="0028148E">
          <w:pPr>
            <w:pStyle w:val="TOC3"/>
            <w:tabs>
              <w:tab w:val="left" w:pos="880"/>
              <w:tab w:val="right" w:leader="dot" w:pos="9743"/>
            </w:tabs>
            <w:rPr>
              <w:noProof/>
            </w:rPr>
          </w:pPr>
          <w:hyperlink w:anchor="_Toc26099147" w:history="1">
            <w:r w:rsidR="008177C1" w:rsidRPr="002B5E9A">
              <w:rPr>
                <w:rStyle w:val="Hyperlink"/>
                <w:noProof/>
              </w:rPr>
              <w:t xml:space="preserve">6 </w:t>
            </w:r>
            <w:r w:rsidR="008177C1">
              <w:rPr>
                <w:noProof/>
              </w:rPr>
              <w:tab/>
            </w:r>
            <w:r w:rsidR="008177C1" w:rsidRPr="002B5E9A">
              <w:rPr>
                <w:rStyle w:val="Hyperlink"/>
                <w:noProof/>
              </w:rPr>
              <w:t>Planning</w:t>
            </w:r>
            <w:r w:rsidR="008177C1">
              <w:rPr>
                <w:noProof/>
                <w:webHidden/>
              </w:rPr>
              <w:tab/>
            </w:r>
            <w:r w:rsidR="008177C1">
              <w:rPr>
                <w:noProof/>
                <w:webHidden/>
              </w:rPr>
              <w:fldChar w:fldCharType="begin"/>
            </w:r>
            <w:r w:rsidR="008177C1">
              <w:rPr>
                <w:noProof/>
                <w:webHidden/>
              </w:rPr>
              <w:instrText xml:space="preserve"> PAGEREF _Toc26099147 \h </w:instrText>
            </w:r>
            <w:r w:rsidR="008177C1">
              <w:rPr>
                <w:noProof/>
                <w:webHidden/>
              </w:rPr>
            </w:r>
            <w:r w:rsidR="008177C1">
              <w:rPr>
                <w:noProof/>
                <w:webHidden/>
              </w:rPr>
              <w:fldChar w:fldCharType="separate"/>
            </w:r>
            <w:r w:rsidR="008177C1">
              <w:rPr>
                <w:noProof/>
                <w:webHidden/>
              </w:rPr>
              <w:t>3</w:t>
            </w:r>
            <w:r w:rsidR="008177C1">
              <w:rPr>
                <w:noProof/>
                <w:webHidden/>
              </w:rPr>
              <w:fldChar w:fldCharType="end"/>
            </w:r>
          </w:hyperlink>
        </w:p>
        <w:p w14:paraId="23723937" w14:textId="373BFFB1" w:rsidR="008177C1" w:rsidRDefault="0028148E">
          <w:pPr>
            <w:pStyle w:val="TOC3"/>
            <w:tabs>
              <w:tab w:val="left" w:pos="880"/>
              <w:tab w:val="right" w:leader="dot" w:pos="9743"/>
            </w:tabs>
            <w:rPr>
              <w:noProof/>
            </w:rPr>
          </w:pPr>
          <w:hyperlink w:anchor="_Toc26099148" w:history="1">
            <w:r w:rsidR="008177C1" w:rsidRPr="002B5E9A">
              <w:rPr>
                <w:rStyle w:val="Hyperlink"/>
                <w:noProof/>
              </w:rPr>
              <w:t xml:space="preserve">7 </w:t>
            </w:r>
            <w:r w:rsidR="008177C1">
              <w:rPr>
                <w:noProof/>
              </w:rPr>
              <w:tab/>
            </w:r>
            <w:r w:rsidR="008177C1" w:rsidRPr="002B5E9A">
              <w:rPr>
                <w:rStyle w:val="Hyperlink"/>
                <w:noProof/>
              </w:rPr>
              <w:t>Support</w:t>
            </w:r>
            <w:r w:rsidR="008177C1">
              <w:rPr>
                <w:noProof/>
                <w:webHidden/>
              </w:rPr>
              <w:tab/>
            </w:r>
            <w:r w:rsidR="008177C1">
              <w:rPr>
                <w:noProof/>
                <w:webHidden/>
              </w:rPr>
              <w:fldChar w:fldCharType="begin"/>
            </w:r>
            <w:r w:rsidR="008177C1">
              <w:rPr>
                <w:noProof/>
                <w:webHidden/>
              </w:rPr>
              <w:instrText xml:space="preserve"> PAGEREF _Toc26099148 \h </w:instrText>
            </w:r>
            <w:r w:rsidR="008177C1">
              <w:rPr>
                <w:noProof/>
                <w:webHidden/>
              </w:rPr>
            </w:r>
            <w:r w:rsidR="008177C1">
              <w:rPr>
                <w:noProof/>
                <w:webHidden/>
              </w:rPr>
              <w:fldChar w:fldCharType="separate"/>
            </w:r>
            <w:r w:rsidR="008177C1">
              <w:rPr>
                <w:noProof/>
                <w:webHidden/>
              </w:rPr>
              <w:t>5</w:t>
            </w:r>
            <w:r w:rsidR="008177C1">
              <w:rPr>
                <w:noProof/>
                <w:webHidden/>
              </w:rPr>
              <w:fldChar w:fldCharType="end"/>
            </w:r>
          </w:hyperlink>
        </w:p>
        <w:p w14:paraId="7009C327" w14:textId="1D775B17" w:rsidR="008177C1" w:rsidRDefault="0028148E">
          <w:pPr>
            <w:pStyle w:val="TOC3"/>
            <w:tabs>
              <w:tab w:val="left" w:pos="880"/>
              <w:tab w:val="right" w:leader="dot" w:pos="9743"/>
            </w:tabs>
            <w:rPr>
              <w:noProof/>
            </w:rPr>
          </w:pPr>
          <w:hyperlink w:anchor="_Toc26099149" w:history="1">
            <w:r w:rsidR="008177C1" w:rsidRPr="002B5E9A">
              <w:rPr>
                <w:rStyle w:val="Hyperlink"/>
                <w:noProof/>
              </w:rPr>
              <w:t xml:space="preserve">8 </w:t>
            </w:r>
            <w:r w:rsidR="008177C1">
              <w:rPr>
                <w:noProof/>
              </w:rPr>
              <w:tab/>
            </w:r>
            <w:r w:rsidR="008177C1" w:rsidRPr="002B5E9A">
              <w:rPr>
                <w:rStyle w:val="Hyperlink"/>
                <w:noProof/>
              </w:rPr>
              <w:t>Operation</w:t>
            </w:r>
            <w:r w:rsidR="008177C1">
              <w:rPr>
                <w:noProof/>
                <w:webHidden/>
              </w:rPr>
              <w:tab/>
            </w:r>
            <w:r w:rsidR="008177C1">
              <w:rPr>
                <w:noProof/>
                <w:webHidden/>
              </w:rPr>
              <w:fldChar w:fldCharType="begin"/>
            </w:r>
            <w:r w:rsidR="008177C1">
              <w:rPr>
                <w:noProof/>
                <w:webHidden/>
              </w:rPr>
              <w:instrText xml:space="preserve"> PAGEREF _Toc26099149 \h </w:instrText>
            </w:r>
            <w:r w:rsidR="008177C1">
              <w:rPr>
                <w:noProof/>
                <w:webHidden/>
              </w:rPr>
            </w:r>
            <w:r w:rsidR="008177C1">
              <w:rPr>
                <w:noProof/>
                <w:webHidden/>
              </w:rPr>
              <w:fldChar w:fldCharType="separate"/>
            </w:r>
            <w:r w:rsidR="008177C1">
              <w:rPr>
                <w:noProof/>
                <w:webHidden/>
              </w:rPr>
              <w:t>7</w:t>
            </w:r>
            <w:r w:rsidR="008177C1">
              <w:rPr>
                <w:noProof/>
                <w:webHidden/>
              </w:rPr>
              <w:fldChar w:fldCharType="end"/>
            </w:r>
          </w:hyperlink>
        </w:p>
        <w:p w14:paraId="419096A5" w14:textId="14A23D42" w:rsidR="008177C1" w:rsidRDefault="0028148E">
          <w:pPr>
            <w:pStyle w:val="TOC3"/>
            <w:tabs>
              <w:tab w:val="left" w:pos="880"/>
              <w:tab w:val="right" w:leader="dot" w:pos="9743"/>
            </w:tabs>
            <w:rPr>
              <w:noProof/>
            </w:rPr>
          </w:pPr>
          <w:hyperlink w:anchor="_Toc26099150" w:history="1">
            <w:r w:rsidR="008177C1" w:rsidRPr="002B5E9A">
              <w:rPr>
                <w:rStyle w:val="Hyperlink"/>
                <w:noProof/>
              </w:rPr>
              <w:t xml:space="preserve">9 </w:t>
            </w:r>
            <w:r w:rsidR="008177C1">
              <w:rPr>
                <w:noProof/>
              </w:rPr>
              <w:tab/>
            </w:r>
            <w:r w:rsidR="008177C1" w:rsidRPr="002B5E9A">
              <w:rPr>
                <w:rStyle w:val="Hyperlink"/>
                <w:noProof/>
              </w:rPr>
              <w:t>Performance evaluation</w:t>
            </w:r>
            <w:r w:rsidR="008177C1">
              <w:rPr>
                <w:noProof/>
                <w:webHidden/>
              </w:rPr>
              <w:tab/>
            </w:r>
            <w:r w:rsidR="008177C1">
              <w:rPr>
                <w:noProof/>
                <w:webHidden/>
              </w:rPr>
              <w:fldChar w:fldCharType="begin"/>
            </w:r>
            <w:r w:rsidR="008177C1">
              <w:rPr>
                <w:noProof/>
                <w:webHidden/>
              </w:rPr>
              <w:instrText xml:space="preserve"> PAGEREF _Toc26099150 \h </w:instrText>
            </w:r>
            <w:r w:rsidR="008177C1">
              <w:rPr>
                <w:noProof/>
                <w:webHidden/>
              </w:rPr>
            </w:r>
            <w:r w:rsidR="008177C1">
              <w:rPr>
                <w:noProof/>
                <w:webHidden/>
              </w:rPr>
              <w:fldChar w:fldCharType="separate"/>
            </w:r>
            <w:r w:rsidR="008177C1">
              <w:rPr>
                <w:noProof/>
                <w:webHidden/>
              </w:rPr>
              <w:t>8</w:t>
            </w:r>
            <w:r w:rsidR="008177C1">
              <w:rPr>
                <w:noProof/>
                <w:webHidden/>
              </w:rPr>
              <w:fldChar w:fldCharType="end"/>
            </w:r>
          </w:hyperlink>
        </w:p>
        <w:p w14:paraId="62F00BEF" w14:textId="1F75C824" w:rsidR="008177C1" w:rsidRDefault="0028148E">
          <w:pPr>
            <w:pStyle w:val="TOC3"/>
            <w:tabs>
              <w:tab w:val="right" w:leader="dot" w:pos="9743"/>
            </w:tabs>
            <w:rPr>
              <w:noProof/>
            </w:rPr>
          </w:pPr>
          <w:hyperlink w:anchor="_Toc26099151" w:history="1">
            <w:r w:rsidR="008177C1" w:rsidRPr="002B5E9A">
              <w:rPr>
                <w:rStyle w:val="Hyperlink"/>
                <w:noProof/>
              </w:rPr>
              <w:t>10 Improvement</w:t>
            </w:r>
            <w:r w:rsidR="008177C1">
              <w:rPr>
                <w:noProof/>
                <w:webHidden/>
              </w:rPr>
              <w:tab/>
            </w:r>
            <w:r w:rsidR="008177C1">
              <w:rPr>
                <w:noProof/>
                <w:webHidden/>
              </w:rPr>
              <w:fldChar w:fldCharType="begin"/>
            </w:r>
            <w:r w:rsidR="008177C1">
              <w:rPr>
                <w:noProof/>
                <w:webHidden/>
              </w:rPr>
              <w:instrText xml:space="preserve"> PAGEREF _Toc26099151 \h </w:instrText>
            </w:r>
            <w:r w:rsidR="008177C1">
              <w:rPr>
                <w:noProof/>
                <w:webHidden/>
              </w:rPr>
            </w:r>
            <w:r w:rsidR="008177C1">
              <w:rPr>
                <w:noProof/>
                <w:webHidden/>
              </w:rPr>
              <w:fldChar w:fldCharType="separate"/>
            </w:r>
            <w:r w:rsidR="008177C1">
              <w:rPr>
                <w:noProof/>
                <w:webHidden/>
              </w:rPr>
              <w:t>9</w:t>
            </w:r>
            <w:r w:rsidR="008177C1">
              <w:rPr>
                <w:noProof/>
                <w:webHidden/>
              </w:rPr>
              <w:fldChar w:fldCharType="end"/>
            </w:r>
          </w:hyperlink>
        </w:p>
        <w:p w14:paraId="2E06C16B" w14:textId="3538C645" w:rsidR="008177C1" w:rsidRDefault="0028148E">
          <w:pPr>
            <w:pStyle w:val="TOC2"/>
            <w:tabs>
              <w:tab w:val="right" w:leader="dot" w:pos="9743"/>
            </w:tabs>
            <w:rPr>
              <w:noProof/>
            </w:rPr>
          </w:pPr>
          <w:hyperlink w:anchor="_Toc26099152" w:history="1">
            <w:r w:rsidR="008177C1" w:rsidRPr="002B5E9A">
              <w:rPr>
                <w:rStyle w:val="Hyperlink"/>
                <w:noProof/>
              </w:rPr>
              <w:t>Reference control objectives and controls</w:t>
            </w:r>
            <w:r w:rsidR="008177C1">
              <w:rPr>
                <w:noProof/>
                <w:webHidden/>
              </w:rPr>
              <w:tab/>
            </w:r>
            <w:r w:rsidR="008177C1">
              <w:rPr>
                <w:noProof/>
                <w:webHidden/>
              </w:rPr>
              <w:fldChar w:fldCharType="begin"/>
            </w:r>
            <w:r w:rsidR="008177C1">
              <w:rPr>
                <w:noProof/>
                <w:webHidden/>
              </w:rPr>
              <w:instrText xml:space="preserve"> PAGEREF _Toc26099152 \h </w:instrText>
            </w:r>
            <w:r w:rsidR="008177C1">
              <w:rPr>
                <w:noProof/>
                <w:webHidden/>
              </w:rPr>
            </w:r>
            <w:r w:rsidR="008177C1">
              <w:rPr>
                <w:noProof/>
                <w:webHidden/>
              </w:rPr>
              <w:fldChar w:fldCharType="separate"/>
            </w:r>
            <w:r w:rsidR="008177C1">
              <w:rPr>
                <w:noProof/>
                <w:webHidden/>
              </w:rPr>
              <w:t>10</w:t>
            </w:r>
            <w:r w:rsidR="008177C1">
              <w:rPr>
                <w:noProof/>
                <w:webHidden/>
              </w:rPr>
              <w:fldChar w:fldCharType="end"/>
            </w:r>
          </w:hyperlink>
        </w:p>
        <w:p w14:paraId="5436E76F" w14:textId="1D4DC5B1" w:rsidR="008177C1" w:rsidRDefault="0028148E">
          <w:pPr>
            <w:pStyle w:val="TOC2"/>
            <w:tabs>
              <w:tab w:val="right" w:leader="dot" w:pos="9743"/>
            </w:tabs>
            <w:rPr>
              <w:noProof/>
            </w:rPr>
          </w:pPr>
          <w:hyperlink w:anchor="_Toc26099153" w:history="1">
            <w:r w:rsidR="008177C1" w:rsidRPr="002B5E9A">
              <w:rPr>
                <w:rStyle w:val="Hyperlink"/>
                <w:noProof/>
              </w:rPr>
              <w:t>Bibliography</w:t>
            </w:r>
            <w:r w:rsidR="008177C1">
              <w:rPr>
                <w:noProof/>
                <w:webHidden/>
              </w:rPr>
              <w:tab/>
            </w:r>
            <w:r w:rsidR="008177C1">
              <w:rPr>
                <w:noProof/>
                <w:webHidden/>
              </w:rPr>
              <w:fldChar w:fldCharType="begin"/>
            </w:r>
            <w:r w:rsidR="008177C1">
              <w:rPr>
                <w:noProof/>
                <w:webHidden/>
              </w:rPr>
              <w:instrText xml:space="preserve"> PAGEREF _Toc26099153 \h </w:instrText>
            </w:r>
            <w:r w:rsidR="008177C1">
              <w:rPr>
                <w:noProof/>
                <w:webHidden/>
              </w:rPr>
            </w:r>
            <w:r w:rsidR="008177C1">
              <w:rPr>
                <w:noProof/>
                <w:webHidden/>
              </w:rPr>
              <w:fldChar w:fldCharType="separate"/>
            </w:r>
            <w:r w:rsidR="008177C1">
              <w:rPr>
                <w:noProof/>
                <w:webHidden/>
              </w:rPr>
              <w:t>31</w:t>
            </w:r>
            <w:r w:rsidR="008177C1">
              <w:rPr>
                <w:noProof/>
                <w:webHidden/>
              </w:rPr>
              <w:fldChar w:fldCharType="end"/>
            </w:r>
          </w:hyperlink>
        </w:p>
        <w:p w14:paraId="595964B0" w14:textId="60B0C349" w:rsidR="008177C1" w:rsidRDefault="0028148E">
          <w:pPr>
            <w:pStyle w:val="TOC3"/>
            <w:tabs>
              <w:tab w:val="right" w:leader="dot" w:pos="9743"/>
            </w:tabs>
            <w:rPr>
              <w:noProof/>
            </w:rPr>
          </w:pPr>
          <w:hyperlink w:anchor="_Toc26099154" w:history="1">
            <w:r w:rsidR="008177C1" w:rsidRPr="002B5E9A">
              <w:rPr>
                <w:rStyle w:val="Hyperlink"/>
                <w:rFonts w:ascii="Arial" w:eastAsia="Arial" w:hAnsi="Arial" w:cs="Arial"/>
                <w:noProof/>
              </w:rPr>
              <w:t>Information technology — Security techniques — Information security management systems — Requirements</w:t>
            </w:r>
            <w:r w:rsidR="008177C1">
              <w:rPr>
                <w:noProof/>
                <w:webHidden/>
              </w:rPr>
              <w:tab/>
            </w:r>
            <w:r w:rsidR="008177C1">
              <w:rPr>
                <w:noProof/>
                <w:webHidden/>
              </w:rPr>
              <w:fldChar w:fldCharType="begin"/>
            </w:r>
            <w:r w:rsidR="008177C1">
              <w:rPr>
                <w:noProof/>
                <w:webHidden/>
              </w:rPr>
              <w:instrText xml:space="preserve"> PAGEREF _Toc26099154 \h </w:instrText>
            </w:r>
            <w:r w:rsidR="008177C1">
              <w:rPr>
                <w:noProof/>
                <w:webHidden/>
              </w:rPr>
            </w:r>
            <w:r w:rsidR="008177C1">
              <w:rPr>
                <w:noProof/>
                <w:webHidden/>
              </w:rPr>
              <w:fldChar w:fldCharType="separate"/>
            </w:r>
            <w:r w:rsidR="008177C1">
              <w:rPr>
                <w:noProof/>
                <w:webHidden/>
              </w:rPr>
              <w:t>32</w:t>
            </w:r>
            <w:r w:rsidR="008177C1">
              <w:rPr>
                <w:noProof/>
                <w:webHidden/>
              </w:rPr>
              <w:fldChar w:fldCharType="end"/>
            </w:r>
          </w:hyperlink>
        </w:p>
        <w:p w14:paraId="5578AC32" w14:textId="618C8B30" w:rsidR="008177C1" w:rsidRDefault="0028148E">
          <w:pPr>
            <w:pStyle w:val="TOC2"/>
            <w:tabs>
              <w:tab w:val="right" w:leader="dot" w:pos="9743"/>
            </w:tabs>
            <w:rPr>
              <w:noProof/>
            </w:rPr>
          </w:pPr>
          <w:hyperlink w:anchor="_Toc26099155" w:history="1">
            <w:r w:rsidR="008177C1" w:rsidRPr="002B5E9A">
              <w:rPr>
                <w:rStyle w:val="Hyperlink"/>
                <w:rFonts w:ascii="Arial" w:eastAsia="Arial" w:hAnsi="Arial" w:cs="Arial"/>
                <w:noProof/>
              </w:rPr>
              <w:t>Information technology — Security techniques — Information security management systems — Requirements</w:t>
            </w:r>
            <w:r w:rsidR="008177C1">
              <w:rPr>
                <w:noProof/>
                <w:webHidden/>
              </w:rPr>
              <w:tab/>
            </w:r>
            <w:r w:rsidR="008177C1">
              <w:rPr>
                <w:noProof/>
                <w:webHidden/>
              </w:rPr>
              <w:fldChar w:fldCharType="begin"/>
            </w:r>
            <w:r w:rsidR="008177C1">
              <w:rPr>
                <w:noProof/>
                <w:webHidden/>
              </w:rPr>
              <w:instrText xml:space="preserve"> PAGEREF _Toc26099155 \h </w:instrText>
            </w:r>
            <w:r w:rsidR="008177C1">
              <w:rPr>
                <w:noProof/>
                <w:webHidden/>
              </w:rPr>
            </w:r>
            <w:r w:rsidR="008177C1">
              <w:rPr>
                <w:noProof/>
                <w:webHidden/>
              </w:rPr>
              <w:fldChar w:fldCharType="separate"/>
            </w:r>
            <w:r w:rsidR="008177C1">
              <w:rPr>
                <w:noProof/>
                <w:webHidden/>
              </w:rPr>
              <w:t>33</w:t>
            </w:r>
            <w:r w:rsidR="008177C1">
              <w:rPr>
                <w:noProof/>
                <w:webHidden/>
              </w:rPr>
              <w:fldChar w:fldCharType="end"/>
            </w:r>
          </w:hyperlink>
        </w:p>
        <w:p w14:paraId="7E4213AE" w14:textId="67C4A420" w:rsidR="008177C1" w:rsidRDefault="008177C1">
          <w:r>
            <w:rPr>
              <w:b/>
              <w:bCs/>
              <w:noProof/>
            </w:rPr>
            <w:fldChar w:fldCharType="end"/>
          </w:r>
        </w:p>
      </w:sdtContent>
    </w:sdt>
    <w:p w14:paraId="7A4DB53B" w14:textId="3EF4C88C" w:rsidR="00273F27" w:rsidRDefault="00273F27">
      <w:pPr>
        <w:spacing w:after="521"/>
        <w:ind w:right="1"/>
        <w:jc w:val="right"/>
      </w:pPr>
    </w:p>
    <w:p w14:paraId="122EA1EE" w14:textId="5B615357" w:rsidR="00273F27" w:rsidRPr="000B0576" w:rsidRDefault="00EF0474">
      <w:pPr>
        <w:pStyle w:val="Heading2"/>
        <w:tabs>
          <w:tab w:val="center" w:pos="1656"/>
        </w:tabs>
        <w:spacing w:after="189" w:line="259" w:lineRule="auto"/>
        <w:ind w:left="-15" w:firstLine="0"/>
        <w:jc w:val="left"/>
        <w:rPr>
          <w:lang w:val="en-GB"/>
        </w:rPr>
      </w:pPr>
      <w:bookmarkStart w:id="0" w:name="_Toc26099139"/>
      <w:r>
        <w:t xml:space="preserve">0 </w:t>
      </w:r>
      <w:r>
        <w:tab/>
      </w:r>
      <w:bookmarkEnd w:id="0"/>
      <w:r w:rsidR="000B0576">
        <w:rPr>
          <w:lang w:val="en-GB"/>
        </w:rPr>
        <w:t>Purpose</w:t>
      </w:r>
    </w:p>
    <w:p w14:paraId="2B081594" w14:textId="3E39CC5B" w:rsidR="008177C1" w:rsidRDefault="008177C1">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Define</w:t>
      </w:r>
      <w:r w:rsidR="00EF0474">
        <w:rPr>
          <w:rFonts w:ascii="Cambria" w:eastAsia="Cambria" w:hAnsi="Cambria" w:cs="Cambria"/>
          <w:color w:val="181717"/>
        </w:rPr>
        <w:t xml:space="preserve"> requirements for</w:t>
      </w:r>
      <w:r>
        <w:rPr>
          <w:rFonts w:ascii="Cambria" w:eastAsia="Cambria" w:hAnsi="Cambria" w:cs="Cambria"/>
          <w:color w:val="181717"/>
          <w:lang w:val="en-GB"/>
        </w:rPr>
        <w:t>:</w:t>
      </w:r>
    </w:p>
    <w:p w14:paraId="13F85590" w14:textId="77777777" w:rsidR="008177C1" w:rsidRPr="008177C1" w:rsidRDefault="00EF0474" w:rsidP="008177C1">
      <w:pPr>
        <w:pStyle w:val="ListParagraph"/>
        <w:numPr>
          <w:ilvl w:val="0"/>
          <w:numId w:val="26"/>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establishing, </w:t>
      </w:r>
    </w:p>
    <w:p w14:paraId="002359AF" w14:textId="77777777" w:rsidR="008177C1" w:rsidRPr="008177C1" w:rsidRDefault="00EF0474" w:rsidP="008177C1">
      <w:pPr>
        <w:pStyle w:val="ListParagraph"/>
        <w:numPr>
          <w:ilvl w:val="0"/>
          <w:numId w:val="26"/>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implementing, </w:t>
      </w:r>
    </w:p>
    <w:p w14:paraId="5A836225" w14:textId="77777777" w:rsidR="008177C1" w:rsidRPr="008177C1" w:rsidRDefault="00EF0474" w:rsidP="008177C1">
      <w:pPr>
        <w:pStyle w:val="ListParagraph"/>
        <w:numPr>
          <w:ilvl w:val="0"/>
          <w:numId w:val="26"/>
        </w:numPr>
        <w:spacing w:after="150" w:line="265" w:lineRule="auto"/>
        <w:jc w:val="both"/>
        <w:rPr>
          <w:rFonts w:ascii="Cambria" w:eastAsia="Cambria" w:hAnsi="Cambria" w:cs="Cambria"/>
          <w:color w:val="181717"/>
        </w:rPr>
      </w:pPr>
      <w:r w:rsidRPr="008177C1">
        <w:rPr>
          <w:rFonts w:ascii="Cambria" w:eastAsia="Cambria" w:hAnsi="Cambria" w:cs="Cambria"/>
          <w:color w:val="181717"/>
        </w:rPr>
        <w:t xml:space="preserve">maintaining </w:t>
      </w:r>
    </w:p>
    <w:p w14:paraId="5C5382F1" w14:textId="77777777" w:rsidR="008177C1" w:rsidRPr="008177C1" w:rsidRDefault="00EF0474" w:rsidP="008177C1">
      <w:pPr>
        <w:pStyle w:val="ListParagraph"/>
        <w:numPr>
          <w:ilvl w:val="0"/>
          <w:numId w:val="26"/>
        </w:numPr>
        <w:spacing w:after="150" w:line="265" w:lineRule="auto"/>
        <w:jc w:val="both"/>
        <w:rPr>
          <w:rFonts w:ascii="Cambria" w:eastAsia="Cambria" w:hAnsi="Cambria" w:cs="Cambria"/>
          <w:color w:val="181717"/>
        </w:rPr>
      </w:pPr>
      <w:r w:rsidRPr="008177C1">
        <w:rPr>
          <w:rFonts w:ascii="Cambria" w:eastAsia="Cambria" w:hAnsi="Cambria" w:cs="Cambria"/>
          <w:color w:val="181717"/>
        </w:rPr>
        <w:t>continually improving</w:t>
      </w:r>
    </w:p>
    <w:p w14:paraId="395801F4" w14:textId="77777777" w:rsidR="008177C1" w:rsidRDefault="00EF0474" w:rsidP="008177C1">
      <w:pPr>
        <w:spacing w:after="150" w:line="265" w:lineRule="auto"/>
        <w:ind w:left="-15"/>
        <w:jc w:val="both"/>
        <w:rPr>
          <w:rFonts w:ascii="Cambria" w:eastAsia="Cambria" w:hAnsi="Cambria" w:cs="Cambria"/>
          <w:color w:val="181717"/>
        </w:rPr>
      </w:pPr>
      <w:r>
        <w:rPr>
          <w:rFonts w:ascii="Cambria" w:eastAsia="Cambria" w:hAnsi="Cambria" w:cs="Cambria"/>
          <w:color w:val="181717"/>
        </w:rPr>
        <w:t xml:space="preserve">an information security management system. </w:t>
      </w:r>
    </w:p>
    <w:p w14:paraId="406E36C9" w14:textId="77777777" w:rsidR="00B72448" w:rsidRDefault="00B72448" w:rsidP="008177C1">
      <w:pPr>
        <w:spacing w:after="150" w:line="265" w:lineRule="auto"/>
        <w:ind w:left="-15"/>
        <w:jc w:val="both"/>
        <w:rPr>
          <w:rFonts w:ascii="Cambria" w:eastAsia="Cambria" w:hAnsi="Cambria" w:cs="Cambria"/>
          <w:color w:val="181717"/>
          <w:lang w:val="en-GB"/>
        </w:rPr>
      </w:pPr>
      <w:r>
        <w:rPr>
          <w:rFonts w:ascii="Cambria" w:eastAsia="Cambria" w:hAnsi="Cambria" w:cs="Cambria"/>
          <w:color w:val="181717"/>
          <w:lang w:val="en-GB"/>
        </w:rPr>
        <w:t>I</w:t>
      </w:r>
      <w:proofErr w:type="spellStart"/>
      <w:r w:rsidR="00EF0474">
        <w:rPr>
          <w:rFonts w:ascii="Cambria" w:eastAsia="Cambria" w:hAnsi="Cambria" w:cs="Cambria"/>
          <w:color w:val="181717"/>
        </w:rPr>
        <w:t>nfluenced</w:t>
      </w:r>
      <w:proofErr w:type="spellEnd"/>
      <w:r w:rsidR="00EF0474">
        <w:rPr>
          <w:rFonts w:ascii="Cambria" w:eastAsia="Cambria" w:hAnsi="Cambria" w:cs="Cambria"/>
          <w:color w:val="181717"/>
        </w:rPr>
        <w:t xml:space="preserve"> by the organization’s</w:t>
      </w:r>
      <w:r>
        <w:rPr>
          <w:rFonts w:ascii="Cambria" w:eastAsia="Cambria" w:hAnsi="Cambria" w:cs="Cambria"/>
          <w:color w:val="181717"/>
          <w:lang w:val="en-GB"/>
        </w:rPr>
        <w:t>:</w:t>
      </w:r>
    </w:p>
    <w:p w14:paraId="7DFF1905" w14:textId="77777777" w:rsidR="00B72448" w:rsidRPr="00B72448" w:rsidRDefault="00EF0474" w:rsidP="00B72448">
      <w:pPr>
        <w:pStyle w:val="ListParagraph"/>
        <w:numPr>
          <w:ilvl w:val="0"/>
          <w:numId w:val="27"/>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needs and objectives, </w:t>
      </w:r>
    </w:p>
    <w:p w14:paraId="65235D5A" w14:textId="77777777" w:rsidR="00B72448" w:rsidRPr="00B72448" w:rsidRDefault="00EF0474" w:rsidP="00B72448">
      <w:pPr>
        <w:pStyle w:val="ListParagraph"/>
        <w:numPr>
          <w:ilvl w:val="0"/>
          <w:numId w:val="27"/>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security requirements, </w:t>
      </w:r>
    </w:p>
    <w:p w14:paraId="471117D8" w14:textId="77777777" w:rsidR="00B72448" w:rsidRPr="00B72448" w:rsidRDefault="00EF0474" w:rsidP="00B72448">
      <w:pPr>
        <w:pStyle w:val="ListParagraph"/>
        <w:numPr>
          <w:ilvl w:val="0"/>
          <w:numId w:val="27"/>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the organizational processes used </w:t>
      </w:r>
    </w:p>
    <w:p w14:paraId="64C1006C" w14:textId="021B7905" w:rsidR="00B72448" w:rsidRPr="00B72448" w:rsidRDefault="00EF0474" w:rsidP="00B72448">
      <w:pPr>
        <w:pStyle w:val="ListParagraph"/>
        <w:numPr>
          <w:ilvl w:val="0"/>
          <w:numId w:val="27"/>
        </w:numPr>
        <w:spacing w:after="150" w:line="265" w:lineRule="auto"/>
        <w:jc w:val="both"/>
        <w:rPr>
          <w:rFonts w:ascii="Cambria" w:eastAsia="Cambria" w:hAnsi="Cambria" w:cs="Cambria"/>
          <w:color w:val="181717"/>
        </w:rPr>
      </w:pPr>
      <w:r w:rsidRPr="00B72448">
        <w:rPr>
          <w:rFonts w:ascii="Cambria" w:eastAsia="Cambria" w:hAnsi="Cambria" w:cs="Cambria"/>
          <w:color w:val="181717"/>
        </w:rPr>
        <w:t xml:space="preserve">the size </w:t>
      </w:r>
      <w:r w:rsidR="00B72448" w:rsidRPr="00B72448">
        <w:rPr>
          <w:rFonts w:ascii="Cambria" w:eastAsia="Cambria" w:hAnsi="Cambria" w:cs="Cambria"/>
          <w:color w:val="181717"/>
          <w:lang w:val="en-GB"/>
        </w:rPr>
        <w:t>of the organization</w:t>
      </w:r>
      <w:r w:rsidRPr="00B72448">
        <w:rPr>
          <w:rFonts w:ascii="Cambria" w:eastAsia="Cambria" w:hAnsi="Cambria" w:cs="Cambria"/>
          <w:color w:val="181717"/>
        </w:rPr>
        <w:t xml:space="preserve"> </w:t>
      </w:r>
    </w:p>
    <w:p w14:paraId="4CB5BBAD" w14:textId="77777777" w:rsidR="00B72448" w:rsidRPr="00B72448" w:rsidRDefault="00B72448" w:rsidP="00B72448">
      <w:pPr>
        <w:pStyle w:val="ListParagraph"/>
        <w:numPr>
          <w:ilvl w:val="0"/>
          <w:numId w:val="27"/>
        </w:numPr>
        <w:spacing w:after="150" w:line="265" w:lineRule="auto"/>
        <w:jc w:val="both"/>
        <w:rPr>
          <w:rFonts w:ascii="Cambria" w:eastAsia="Cambria" w:hAnsi="Cambria" w:cs="Cambria"/>
          <w:color w:val="181717"/>
        </w:rPr>
      </w:pPr>
      <w:r w:rsidRPr="00B72448">
        <w:rPr>
          <w:rFonts w:ascii="Cambria" w:eastAsia="Cambria" w:hAnsi="Cambria" w:cs="Cambria"/>
          <w:color w:val="181717"/>
          <w:lang w:val="en-GB"/>
        </w:rPr>
        <w:t xml:space="preserve">the </w:t>
      </w:r>
      <w:r w:rsidR="00EF0474" w:rsidRPr="00B72448">
        <w:rPr>
          <w:rFonts w:ascii="Cambria" w:eastAsia="Cambria" w:hAnsi="Cambria" w:cs="Cambria"/>
          <w:color w:val="181717"/>
        </w:rPr>
        <w:t>structure of the organization</w:t>
      </w:r>
    </w:p>
    <w:p w14:paraId="25AD639C" w14:textId="77777777" w:rsidR="00B72448" w:rsidRDefault="00B72448" w:rsidP="00B72448">
      <w:pPr>
        <w:spacing w:after="150" w:line="265" w:lineRule="auto"/>
        <w:ind w:left="-15"/>
        <w:jc w:val="both"/>
        <w:rPr>
          <w:rFonts w:ascii="Cambria" w:eastAsia="Cambria" w:hAnsi="Cambria" w:cs="Cambria"/>
          <w:color w:val="181717"/>
        </w:rPr>
      </w:pPr>
    </w:p>
    <w:p w14:paraId="3AFDB75F" w14:textId="77777777" w:rsidR="00303ECE" w:rsidRDefault="00303ECE">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lastRenderedPageBreak/>
        <w:t>P</w:t>
      </w:r>
      <w:r w:rsidR="00EF0474">
        <w:rPr>
          <w:rFonts w:ascii="Cambria" w:eastAsia="Cambria" w:hAnsi="Cambria" w:cs="Cambria"/>
          <w:color w:val="181717"/>
        </w:rPr>
        <w:t>reserve the</w:t>
      </w:r>
      <w:r>
        <w:rPr>
          <w:rFonts w:ascii="Cambria" w:eastAsia="Cambria" w:hAnsi="Cambria" w:cs="Cambria"/>
          <w:color w:val="181717"/>
          <w:lang w:val="en-GB"/>
        </w:rPr>
        <w:t>:</w:t>
      </w:r>
    </w:p>
    <w:p w14:paraId="68ABDBE8" w14:textId="0BF3B8A3" w:rsidR="00303ECE" w:rsidRPr="00303ECE" w:rsidRDefault="00303ECE" w:rsidP="00303ECE">
      <w:pPr>
        <w:pStyle w:val="ListParagraph"/>
        <w:numPr>
          <w:ilvl w:val="0"/>
          <w:numId w:val="28"/>
        </w:numPr>
        <w:spacing w:after="150" w:line="265" w:lineRule="auto"/>
        <w:jc w:val="both"/>
        <w:rPr>
          <w:rFonts w:ascii="Cambria" w:eastAsia="Cambria" w:hAnsi="Cambria" w:cs="Cambria"/>
          <w:color w:val="181717"/>
        </w:rPr>
      </w:pPr>
      <w:r>
        <w:rPr>
          <w:rFonts w:ascii="Cambria" w:eastAsia="Cambria" w:hAnsi="Cambria" w:cs="Cambria"/>
          <w:color w:val="181717"/>
          <w:lang w:val="en-GB"/>
        </w:rPr>
        <w:t>c</w:t>
      </w:r>
      <w:proofErr w:type="spellStart"/>
      <w:r w:rsidR="00EF0474" w:rsidRPr="00303ECE">
        <w:rPr>
          <w:rFonts w:ascii="Cambria" w:eastAsia="Cambria" w:hAnsi="Cambria" w:cs="Cambria"/>
          <w:color w:val="181717"/>
        </w:rPr>
        <w:t>onfidentiality</w:t>
      </w:r>
      <w:proofErr w:type="spellEnd"/>
    </w:p>
    <w:p w14:paraId="1B61D9D3" w14:textId="77777777" w:rsidR="00303ECE" w:rsidRPr="00303ECE" w:rsidRDefault="00EF0474" w:rsidP="00303ECE">
      <w:pPr>
        <w:pStyle w:val="ListParagraph"/>
        <w:numPr>
          <w:ilvl w:val="0"/>
          <w:numId w:val="28"/>
        </w:numPr>
        <w:spacing w:after="150" w:line="265" w:lineRule="auto"/>
        <w:jc w:val="both"/>
        <w:rPr>
          <w:rFonts w:ascii="Cambria" w:eastAsia="Cambria" w:hAnsi="Cambria" w:cs="Cambria"/>
          <w:color w:val="181717"/>
        </w:rPr>
      </w:pPr>
      <w:r w:rsidRPr="00303ECE">
        <w:rPr>
          <w:rFonts w:ascii="Cambria" w:eastAsia="Cambria" w:hAnsi="Cambria" w:cs="Cambria"/>
          <w:color w:val="181717"/>
        </w:rPr>
        <w:t xml:space="preserve">integrity </w:t>
      </w:r>
    </w:p>
    <w:p w14:paraId="31999796" w14:textId="77777777" w:rsidR="00303ECE" w:rsidRPr="00303ECE" w:rsidRDefault="00EF0474" w:rsidP="00303ECE">
      <w:pPr>
        <w:pStyle w:val="ListParagraph"/>
        <w:numPr>
          <w:ilvl w:val="0"/>
          <w:numId w:val="28"/>
        </w:numPr>
        <w:spacing w:after="150" w:line="265" w:lineRule="auto"/>
        <w:jc w:val="both"/>
        <w:rPr>
          <w:rFonts w:ascii="Cambria" w:eastAsia="Cambria" w:hAnsi="Cambria" w:cs="Cambria"/>
          <w:color w:val="181717"/>
        </w:rPr>
      </w:pPr>
      <w:r w:rsidRPr="00303ECE">
        <w:rPr>
          <w:rFonts w:ascii="Cambria" w:eastAsia="Cambria" w:hAnsi="Cambria" w:cs="Cambria"/>
          <w:color w:val="181717"/>
        </w:rPr>
        <w:t xml:space="preserve">availability </w:t>
      </w:r>
    </w:p>
    <w:p w14:paraId="0FFE166B" w14:textId="77777777" w:rsidR="00303ECE" w:rsidRDefault="00EF0474">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rPr>
        <w:t>of information</w:t>
      </w:r>
      <w:r w:rsidR="00303ECE">
        <w:rPr>
          <w:rFonts w:ascii="Cambria" w:eastAsia="Cambria" w:hAnsi="Cambria" w:cs="Cambria"/>
          <w:color w:val="181717"/>
          <w:lang w:val="en-GB"/>
        </w:rPr>
        <w:t>.</w:t>
      </w:r>
    </w:p>
    <w:p w14:paraId="5BB16173" w14:textId="77777777" w:rsidR="00A42CD2" w:rsidRDefault="00A42CD2">
      <w:pPr>
        <w:spacing w:after="150" w:line="265" w:lineRule="auto"/>
        <w:ind w:left="-5" w:hanging="10"/>
        <w:jc w:val="both"/>
        <w:rPr>
          <w:rFonts w:ascii="Cambria" w:eastAsia="Cambria" w:hAnsi="Cambria" w:cs="Cambria"/>
          <w:color w:val="181717"/>
        </w:rPr>
      </w:pPr>
    </w:p>
    <w:p w14:paraId="5DDE5646" w14:textId="35A0B291" w:rsidR="00B7550A" w:rsidRDefault="00B7550A" w:rsidP="00B7550A">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Integrate with organizational processes</w:t>
      </w:r>
    </w:p>
    <w:p w14:paraId="70EF372B" w14:textId="2BA65F31" w:rsidR="00B7550A" w:rsidRDefault="00B7550A" w:rsidP="00B7550A">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 xml:space="preserve">Scale with the </w:t>
      </w:r>
      <w:r w:rsidR="00996BCC">
        <w:rPr>
          <w:rFonts w:ascii="Cambria" w:eastAsia="Cambria" w:hAnsi="Cambria" w:cs="Cambria"/>
          <w:color w:val="181717"/>
          <w:lang w:val="en-GB"/>
        </w:rPr>
        <w:t>organization</w:t>
      </w:r>
    </w:p>
    <w:p w14:paraId="1A7D1E29" w14:textId="77777777" w:rsidR="00273F27" w:rsidRDefault="00EF0474">
      <w:pPr>
        <w:spacing w:after="154"/>
      </w:pPr>
      <w:r>
        <w:rPr>
          <w:rFonts w:ascii="Cambria" w:eastAsia="Cambria" w:hAnsi="Cambria" w:cs="Cambria"/>
          <w:color w:val="181717"/>
        </w:rPr>
        <w:t xml:space="preserve"> </w:t>
      </w:r>
    </w:p>
    <w:p w14:paraId="4CFAD7FF" w14:textId="2D76A332" w:rsidR="00273F27" w:rsidRPr="00353BC7" w:rsidRDefault="00EF0474">
      <w:pPr>
        <w:pStyle w:val="Heading3"/>
        <w:tabs>
          <w:tab w:val="center" w:pos="3598"/>
        </w:tabs>
        <w:spacing w:after="164"/>
        <w:ind w:left="-15" w:firstLine="0"/>
        <w:rPr>
          <w:lang w:val="en-GB"/>
        </w:rPr>
      </w:pPr>
      <w:bookmarkStart w:id="1" w:name="_Toc26099141"/>
      <w:r>
        <w:rPr>
          <w:sz w:val="22"/>
        </w:rPr>
        <w:t xml:space="preserve">0.2 </w:t>
      </w:r>
      <w:r>
        <w:rPr>
          <w:sz w:val="22"/>
        </w:rPr>
        <w:tab/>
      </w:r>
      <w:bookmarkEnd w:id="1"/>
      <w:r w:rsidR="00353BC7">
        <w:rPr>
          <w:sz w:val="22"/>
          <w:lang w:val="en-GB"/>
        </w:rPr>
        <w:t>Relations</w:t>
      </w:r>
    </w:p>
    <w:p w14:paraId="1FB92A68" w14:textId="77777777" w:rsidR="0078572D" w:rsidRDefault="00D0177C">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 xml:space="preserve">Uses Annex SL for </w:t>
      </w:r>
      <w:r w:rsidR="0078572D">
        <w:rPr>
          <w:rFonts w:ascii="Cambria" w:eastAsia="Cambria" w:hAnsi="Cambria" w:cs="Cambria"/>
          <w:color w:val="181717"/>
          <w:lang w:val="en-GB"/>
        </w:rPr>
        <w:t>common terms</w:t>
      </w:r>
    </w:p>
    <w:p w14:paraId="5B1B7476" w14:textId="03177078" w:rsidR="00353BC7" w:rsidRDefault="00353BC7">
      <w:pPr>
        <w:spacing w:after="150" w:line="265" w:lineRule="auto"/>
        <w:ind w:left="-5" w:hanging="10"/>
        <w:jc w:val="both"/>
        <w:rPr>
          <w:rFonts w:ascii="Cambria" w:eastAsia="Cambria" w:hAnsi="Cambria" w:cs="Cambria"/>
          <w:color w:val="181717"/>
          <w:lang w:val="en-GB"/>
        </w:rPr>
      </w:pPr>
      <w:r>
        <w:rPr>
          <w:rFonts w:ascii="Cambria" w:eastAsia="Cambria" w:hAnsi="Cambria" w:cs="Cambria"/>
          <w:color w:val="181717"/>
          <w:lang w:val="en-GB"/>
        </w:rPr>
        <w:t>Possible to operate a single management system</w:t>
      </w:r>
    </w:p>
    <w:p w14:paraId="3542564E" w14:textId="77777777" w:rsidR="00353BC7" w:rsidRDefault="00353BC7">
      <w:pPr>
        <w:spacing w:after="150" w:line="265" w:lineRule="auto"/>
        <w:ind w:left="-5" w:hanging="10"/>
        <w:jc w:val="both"/>
        <w:rPr>
          <w:rFonts w:ascii="Cambria" w:eastAsia="Cambria" w:hAnsi="Cambria" w:cs="Cambria"/>
          <w:color w:val="181717"/>
          <w:lang w:val="en-GB"/>
        </w:rPr>
      </w:pPr>
    </w:p>
    <w:p w14:paraId="2EF2C7CB" w14:textId="77777777" w:rsidR="00273F27" w:rsidRDefault="00EF0474">
      <w:pPr>
        <w:pStyle w:val="Heading3"/>
        <w:tabs>
          <w:tab w:val="center" w:pos="2008"/>
        </w:tabs>
        <w:ind w:left="-15" w:firstLine="0"/>
      </w:pPr>
      <w:bookmarkStart w:id="2" w:name="_Toc26099145"/>
      <w:r>
        <w:t xml:space="preserve">4 </w:t>
      </w:r>
      <w:r>
        <w:tab/>
        <w:t>Context of the organization</w:t>
      </w:r>
      <w:bookmarkEnd w:id="2"/>
    </w:p>
    <w:p w14:paraId="32E780DA" w14:textId="2CD66143" w:rsidR="00273F27" w:rsidRPr="0040554E" w:rsidRDefault="00EF0474">
      <w:pPr>
        <w:pStyle w:val="Heading4"/>
        <w:tabs>
          <w:tab w:val="center" w:pos="3156"/>
        </w:tabs>
        <w:ind w:left="-15" w:firstLine="0"/>
        <w:rPr>
          <w:lang w:val="en-GB"/>
          <w:rPrChange w:id="3" w:author="Jakob Dumky" w:date="2019-12-01T13:37:00Z">
            <w:rPr/>
          </w:rPrChange>
        </w:rPr>
      </w:pPr>
      <w:r>
        <w:t xml:space="preserve">4.1 </w:t>
      </w:r>
      <w:r>
        <w:tab/>
      </w:r>
      <w:del w:id="4" w:author="Jakob Dumky" w:date="2019-12-01T13:37:00Z">
        <w:r w:rsidDel="0040554E">
          <w:delText>Understanding the organization and its context</w:delText>
        </w:r>
      </w:del>
      <w:ins w:id="5" w:author="Jakob Dumky" w:date="2019-12-01T13:37:00Z">
        <w:r w:rsidR="0040554E">
          <w:rPr>
            <w:lang w:val="en-GB"/>
          </w:rPr>
          <w:t>The organization and its context</w:t>
        </w:r>
      </w:ins>
    </w:p>
    <w:p w14:paraId="16F92ACC" w14:textId="78BC9571" w:rsidR="00312D9D" w:rsidRDefault="00312D9D">
      <w:pPr>
        <w:spacing w:after="150" w:line="265" w:lineRule="auto"/>
        <w:ind w:left="-5" w:hanging="10"/>
        <w:jc w:val="both"/>
        <w:rPr>
          <w:ins w:id="6" w:author="Jakob Dumky" w:date="2019-12-01T13:39:00Z"/>
          <w:rFonts w:ascii="Cambria" w:eastAsia="Cambria" w:hAnsi="Cambria" w:cs="Cambria"/>
          <w:color w:val="181717"/>
          <w:lang w:val="en-GB"/>
        </w:rPr>
      </w:pPr>
      <w:r>
        <w:rPr>
          <w:rFonts w:ascii="Cambria" w:eastAsia="Cambria" w:hAnsi="Cambria" w:cs="Cambria"/>
          <w:color w:val="181717"/>
          <w:lang w:val="en-GB"/>
        </w:rPr>
        <w:t xml:space="preserve">Determine external an </w:t>
      </w:r>
      <w:proofErr w:type="gramStart"/>
      <w:r>
        <w:rPr>
          <w:rFonts w:ascii="Cambria" w:eastAsia="Cambria" w:hAnsi="Cambria" w:cs="Cambria"/>
          <w:color w:val="181717"/>
          <w:lang w:val="en-GB"/>
        </w:rPr>
        <w:t>internal issues</w:t>
      </w:r>
      <w:proofErr w:type="gramEnd"/>
      <w:r>
        <w:rPr>
          <w:rFonts w:ascii="Cambria" w:eastAsia="Cambria" w:hAnsi="Cambria" w:cs="Cambria"/>
          <w:color w:val="181717"/>
          <w:lang w:val="en-GB"/>
        </w:rPr>
        <w:t xml:space="preserve"> </w:t>
      </w:r>
      <w:r w:rsidR="00774903">
        <w:rPr>
          <w:rFonts w:ascii="Cambria" w:eastAsia="Cambria" w:hAnsi="Cambria" w:cs="Cambria"/>
          <w:color w:val="181717"/>
          <w:lang w:val="en-GB"/>
        </w:rPr>
        <w:t>affecting the ISMS</w:t>
      </w:r>
    </w:p>
    <w:p w14:paraId="75BE0696" w14:textId="77777777" w:rsidR="0096024A" w:rsidRDefault="0096024A">
      <w:pPr>
        <w:spacing w:after="150" w:line="265" w:lineRule="auto"/>
        <w:ind w:left="-5" w:hanging="10"/>
        <w:jc w:val="both"/>
        <w:rPr>
          <w:rFonts w:ascii="Cambria" w:eastAsia="Cambria" w:hAnsi="Cambria" w:cs="Cambria"/>
          <w:color w:val="181717"/>
          <w:lang w:val="en-GB"/>
        </w:rPr>
      </w:pPr>
    </w:p>
    <w:p w14:paraId="3CB07406" w14:textId="2A7785F1" w:rsidR="00273F27" w:rsidRPr="00D70B1B" w:rsidRDefault="00EF0474">
      <w:pPr>
        <w:pStyle w:val="Heading4"/>
        <w:tabs>
          <w:tab w:val="center" w:pos="4056"/>
        </w:tabs>
        <w:ind w:left="-15" w:firstLine="0"/>
        <w:rPr>
          <w:lang w:val="en-GB"/>
          <w:rPrChange w:id="7" w:author="Jakob Dumky" w:date="2019-12-01T13:37:00Z">
            <w:rPr/>
          </w:rPrChange>
        </w:rPr>
      </w:pPr>
      <w:r>
        <w:t xml:space="preserve">4.2 </w:t>
      </w:r>
      <w:r>
        <w:tab/>
      </w:r>
      <w:del w:id="8" w:author="Jakob Dumky" w:date="2019-12-01T13:37:00Z">
        <w:r w:rsidDel="00D70B1B">
          <w:delText>Understanding the needs and expectations of interested parties</w:delText>
        </w:r>
      </w:del>
      <w:ins w:id="9" w:author="Jakob Dumky" w:date="2019-12-01T13:37:00Z">
        <w:r w:rsidR="00D70B1B">
          <w:rPr>
            <w:lang w:val="en-GB"/>
          </w:rPr>
          <w:t>Understand the interested parties</w:t>
        </w:r>
      </w:ins>
    </w:p>
    <w:p w14:paraId="585FE78A" w14:textId="622FF6B8" w:rsidR="00273F27" w:rsidDel="00E24B4D" w:rsidRDefault="006014C2" w:rsidP="00E24B4D">
      <w:pPr>
        <w:spacing w:after="150" w:line="265" w:lineRule="auto"/>
        <w:jc w:val="both"/>
        <w:rPr>
          <w:del w:id="10" w:author="Jakob Dumky" w:date="2019-12-01T13:38:00Z"/>
          <w:rFonts w:ascii="Cambria" w:eastAsia="Cambria" w:hAnsi="Cambria" w:cs="Cambria"/>
          <w:color w:val="181717"/>
          <w:lang w:val="en-GB"/>
        </w:rPr>
      </w:pPr>
      <w:ins w:id="11" w:author="Jakob Dumky" w:date="2019-12-01T13:38:00Z">
        <w:r>
          <w:rPr>
            <w:rFonts w:ascii="Cambria" w:eastAsia="Cambria" w:hAnsi="Cambria" w:cs="Cambria"/>
            <w:color w:val="181717"/>
            <w:lang w:val="en-GB"/>
          </w:rPr>
          <w:t>Determine</w:t>
        </w:r>
      </w:ins>
      <w:del w:id="12" w:author="Jakob Dumky" w:date="2019-12-01T13:38:00Z">
        <w:r w:rsidR="00EF0474" w:rsidDel="006014C2">
          <w:rPr>
            <w:rFonts w:ascii="Cambria" w:eastAsia="Cambria" w:hAnsi="Cambria" w:cs="Cambria"/>
            <w:color w:val="181717"/>
          </w:rPr>
          <w:delText>The organization shall determine:</w:delText>
        </w:r>
      </w:del>
    </w:p>
    <w:p w14:paraId="6518C9C8" w14:textId="77777777" w:rsidR="00E24B4D" w:rsidRPr="00E24B4D" w:rsidRDefault="00E24B4D">
      <w:pPr>
        <w:spacing w:after="150" w:line="265" w:lineRule="auto"/>
        <w:ind w:left="-5" w:hanging="10"/>
        <w:jc w:val="both"/>
        <w:rPr>
          <w:ins w:id="13" w:author="Jakob Dumky" w:date="2019-12-01T13:38:00Z"/>
          <w:rFonts w:ascii="Cambria" w:eastAsia="Cambria" w:hAnsi="Cambria" w:cs="Cambria"/>
          <w:color w:val="181717"/>
          <w:lang w:val="en-GB"/>
          <w:rPrChange w:id="14" w:author="Jakob Dumky" w:date="2019-12-01T13:38:00Z">
            <w:rPr>
              <w:ins w:id="15" w:author="Jakob Dumky" w:date="2019-12-01T13:38:00Z"/>
            </w:rPr>
          </w:rPrChange>
        </w:rPr>
      </w:pPr>
    </w:p>
    <w:p w14:paraId="72427F68" w14:textId="28B48A9B" w:rsidR="00273F27" w:rsidRDefault="00EF0474">
      <w:pPr>
        <w:pStyle w:val="ListParagraph"/>
        <w:numPr>
          <w:ilvl w:val="0"/>
          <w:numId w:val="30"/>
        </w:numPr>
        <w:spacing w:after="150" w:line="265" w:lineRule="auto"/>
        <w:jc w:val="both"/>
        <w:pPrChange w:id="16" w:author="Jakob Dumky" w:date="2019-12-01T13:41:00Z">
          <w:pPr>
            <w:numPr>
              <w:numId w:val="3"/>
            </w:numPr>
            <w:spacing w:after="150" w:line="265" w:lineRule="auto"/>
            <w:ind w:left="403" w:hanging="403"/>
            <w:jc w:val="both"/>
          </w:pPr>
        </w:pPrChange>
      </w:pPr>
      <w:del w:id="17" w:author="Jakob Dumky" w:date="2019-12-01T13:41:00Z">
        <w:r w:rsidRPr="00A97BAD" w:rsidDel="00A97BAD">
          <w:rPr>
            <w:rFonts w:ascii="Cambria" w:eastAsia="Cambria" w:hAnsi="Cambria" w:cs="Cambria"/>
            <w:color w:val="181717"/>
            <w:rPrChange w:id="18" w:author="Jakob Dumky" w:date="2019-12-01T13:41:00Z">
              <w:rPr/>
            </w:rPrChange>
          </w:rPr>
          <w:delText>i</w:delText>
        </w:r>
      </w:del>
      <w:ins w:id="19" w:author="Jakob Dumky" w:date="2019-12-01T13:41:00Z">
        <w:r w:rsidR="00A97BAD">
          <w:rPr>
            <w:rFonts w:ascii="Cambria" w:eastAsia="Cambria" w:hAnsi="Cambria" w:cs="Cambria"/>
            <w:color w:val="181717"/>
            <w:lang w:val="en-GB"/>
          </w:rPr>
          <w:t>I</w:t>
        </w:r>
      </w:ins>
      <w:proofErr w:type="spellStart"/>
      <w:r w:rsidRPr="00A97BAD">
        <w:rPr>
          <w:rFonts w:ascii="Cambria" w:eastAsia="Cambria" w:hAnsi="Cambria" w:cs="Cambria"/>
          <w:color w:val="181717"/>
          <w:rPrChange w:id="20" w:author="Jakob Dumky" w:date="2019-12-01T13:41:00Z">
            <w:rPr/>
          </w:rPrChange>
        </w:rPr>
        <w:t>nterested</w:t>
      </w:r>
      <w:proofErr w:type="spellEnd"/>
      <w:r w:rsidRPr="00A97BAD">
        <w:rPr>
          <w:rFonts w:ascii="Cambria" w:eastAsia="Cambria" w:hAnsi="Cambria" w:cs="Cambria"/>
          <w:color w:val="181717"/>
          <w:rPrChange w:id="21" w:author="Jakob Dumky" w:date="2019-12-01T13:41:00Z">
            <w:rPr/>
          </w:rPrChange>
        </w:rPr>
        <w:t xml:space="preserve"> parties </w:t>
      </w:r>
      <w:del w:id="22" w:author="Jakob Dumky" w:date="2019-12-01T13:38:00Z">
        <w:r w:rsidRPr="00A97BAD" w:rsidDel="00E24B4D">
          <w:rPr>
            <w:rFonts w:ascii="Cambria" w:eastAsia="Cambria" w:hAnsi="Cambria" w:cs="Cambria"/>
            <w:color w:val="181717"/>
            <w:rPrChange w:id="23" w:author="Jakob Dumky" w:date="2019-12-01T13:41:00Z">
              <w:rPr/>
            </w:rPrChange>
          </w:rPr>
          <w:delText>that are relevant to the information security management system; and</w:delText>
        </w:r>
      </w:del>
    </w:p>
    <w:p w14:paraId="4E57877E" w14:textId="31362F41" w:rsidR="00E24B4D" w:rsidRPr="00A97BAD" w:rsidRDefault="00A97BAD">
      <w:pPr>
        <w:pStyle w:val="ListParagraph"/>
        <w:numPr>
          <w:ilvl w:val="0"/>
          <w:numId w:val="30"/>
        </w:numPr>
        <w:spacing w:after="150" w:line="265" w:lineRule="auto"/>
        <w:jc w:val="both"/>
        <w:rPr>
          <w:ins w:id="24" w:author="Jakob Dumky" w:date="2019-12-01T13:39:00Z"/>
          <w:rFonts w:ascii="Cambria" w:eastAsia="Cambria" w:hAnsi="Cambria" w:cs="Cambria"/>
          <w:color w:val="181717"/>
          <w:lang w:val="en-GB"/>
          <w:rPrChange w:id="25" w:author="Jakob Dumky" w:date="2019-12-01T13:41:00Z">
            <w:rPr>
              <w:ins w:id="26" w:author="Jakob Dumky" w:date="2019-12-01T13:39:00Z"/>
              <w:lang w:val="en-GB"/>
            </w:rPr>
          </w:rPrChange>
        </w:rPr>
        <w:pPrChange w:id="27" w:author="Jakob Dumky" w:date="2019-12-01T13:41:00Z">
          <w:pPr>
            <w:spacing w:after="150" w:line="265" w:lineRule="auto"/>
            <w:jc w:val="both"/>
          </w:pPr>
        </w:pPrChange>
      </w:pPr>
      <w:ins w:id="28" w:author="Jakob Dumky" w:date="2019-12-01T13:41:00Z">
        <w:r>
          <w:rPr>
            <w:rFonts w:ascii="Cambria" w:eastAsia="Cambria" w:hAnsi="Cambria" w:cs="Cambria"/>
            <w:color w:val="181717"/>
            <w:lang w:val="en-GB"/>
          </w:rPr>
          <w:t>T</w:t>
        </w:r>
      </w:ins>
      <w:del w:id="29" w:author="Jakob Dumky" w:date="2019-12-01T13:41:00Z">
        <w:r w:rsidR="00EF0474" w:rsidRPr="00A97BAD" w:rsidDel="00A97BAD">
          <w:rPr>
            <w:rFonts w:ascii="Cambria" w:eastAsia="Cambria" w:hAnsi="Cambria" w:cs="Cambria"/>
            <w:color w:val="181717"/>
            <w:rPrChange w:id="30" w:author="Jakob Dumky" w:date="2019-12-01T13:41:00Z">
              <w:rPr/>
            </w:rPrChange>
          </w:rPr>
          <w:delText>t</w:delText>
        </w:r>
      </w:del>
      <w:r w:rsidR="00EF0474" w:rsidRPr="00A97BAD">
        <w:rPr>
          <w:rFonts w:ascii="Cambria" w:eastAsia="Cambria" w:hAnsi="Cambria" w:cs="Cambria"/>
          <w:color w:val="181717"/>
          <w:rPrChange w:id="31" w:author="Jakob Dumky" w:date="2019-12-01T13:41:00Z">
            <w:rPr/>
          </w:rPrChange>
        </w:rPr>
        <w:t xml:space="preserve">he requirements of these </w:t>
      </w:r>
      <w:ins w:id="32" w:author="Jakob Dumky" w:date="2019-12-01T13:38:00Z">
        <w:r w:rsidR="00E24B4D" w:rsidRPr="00A97BAD">
          <w:rPr>
            <w:rFonts w:ascii="Cambria" w:eastAsia="Cambria" w:hAnsi="Cambria" w:cs="Cambria"/>
            <w:color w:val="181717"/>
            <w:lang w:val="en-GB"/>
            <w:rPrChange w:id="33" w:author="Jakob Dumky" w:date="2019-12-01T13:41:00Z">
              <w:rPr>
                <w:lang w:val="en-GB"/>
              </w:rPr>
            </w:rPrChange>
          </w:rPr>
          <w:t>parties</w:t>
        </w:r>
        <w:r w:rsidR="00194157" w:rsidRPr="00A97BAD">
          <w:rPr>
            <w:rFonts w:ascii="Cambria" w:eastAsia="Cambria" w:hAnsi="Cambria" w:cs="Cambria"/>
            <w:color w:val="181717"/>
            <w:lang w:val="en-GB"/>
            <w:rPrChange w:id="34" w:author="Jakob Dumky" w:date="2019-12-01T13:41:00Z">
              <w:rPr>
                <w:lang w:val="en-GB"/>
              </w:rPr>
            </w:rPrChange>
          </w:rPr>
          <w:t xml:space="preserve">, both </w:t>
        </w:r>
        <w:r w:rsidR="0096024A" w:rsidRPr="00A97BAD">
          <w:rPr>
            <w:rFonts w:ascii="Cambria" w:eastAsia="Cambria" w:hAnsi="Cambria" w:cs="Cambria"/>
            <w:color w:val="181717"/>
            <w:lang w:val="en-GB"/>
            <w:rPrChange w:id="35" w:author="Jakob Dumky" w:date="2019-12-01T13:41:00Z">
              <w:rPr>
                <w:lang w:val="en-GB"/>
              </w:rPr>
            </w:rPrChange>
          </w:rPr>
          <w:t>regulator</w:t>
        </w:r>
      </w:ins>
      <w:ins w:id="36" w:author="Jakob Dumky" w:date="2019-12-01T13:39:00Z">
        <w:r w:rsidR="0096024A" w:rsidRPr="00A97BAD">
          <w:rPr>
            <w:rFonts w:ascii="Cambria" w:eastAsia="Cambria" w:hAnsi="Cambria" w:cs="Cambria"/>
            <w:color w:val="181717"/>
            <w:lang w:val="en-GB"/>
            <w:rPrChange w:id="37" w:author="Jakob Dumky" w:date="2019-12-01T13:41:00Z">
              <w:rPr>
                <w:lang w:val="en-GB"/>
              </w:rPr>
            </w:rPrChange>
          </w:rPr>
          <w:t>y and contractual</w:t>
        </w:r>
      </w:ins>
    </w:p>
    <w:p w14:paraId="431787AB" w14:textId="77777777" w:rsidR="0096024A" w:rsidRPr="00E24B4D" w:rsidRDefault="0096024A">
      <w:pPr>
        <w:spacing w:after="150" w:line="265" w:lineRule="auto"/>
        <w:jc w:val="both"/>
        <w:rPr>
          <w:ins w:id="38" w:author="Jakob Dumky" w:date="2019-12-01T13:38:00Z"/>
          <w:rPrChange w:id="39" w:author="Jakob Dumky" w:date="2019-12-01T13:38:00Z">
            <w:rPr>
              <w:ins w:id="40" w:author="Jakob Dumky" w:date="2019-12-01T13:38:00Z"/>
              <w:rFonts w:ascii="Cambria" w:eastAsia="Cambria" w:hAnsi="Cambria" w:cs="Cambria"/>
              <w:color w:val="181717"/>
              <w:lang w:val="en-GB"/>
            </w:rPr>
          </w:rPrChange>
        </w:rPr>
        <w:pPrChange w:id="41" w:author="Jakob Dumky" w:date="2019-12-01T13:38:00Z">
          <w:pPr>
            <w:numPr>
              <w:numId w:val="3"/>
            </w:numPr>
            <w:spacing w:after="150" w:line="265" w:lineRule="auto"/>
            <w:ind w:left="403" w:hanging="403"/>
            <w:jc w:val="both"/>
          </w:pPr>
        </w:pPrChange>
      </w:pPr>
    </w:p>
    <w:p w14:paraId="7C1EB6A8" w14:textId="07518AB3" w:rsidR="00273F27" w:rsidDel="00194157" w:rsidRDefault="00EF0474">
      <w:pPr>
        <w:numPr>
          <w:ilvl w:val="0"/>
          <w:numId w:val="3"/>
        </w:numPr>
        <w:spacing w:after="150" w:line="265" w:lineRule="auto"/>
        <w:ind w:hanging="403"/>
        <w:jc w:val="both"/>
        <w:rPr>
          <w:del w:id="42" w:author="Jakob Dumky" w:date="2019-12-01T13:38:00Z"/>
        </w:rPr>
      </w:pPr>
      <w:del w:id="43" w:author="Jakob Dumky" w:date="2019-12-01T13:38:00Z">
        <w:r w:rsidDel="00194157">
          <w:rPr>
            <w:rFonts w:ascii="Cambria" w:eastAsia="Cambria" w:hAnsi="Cambria" w:cs="Cambria"/>
            <w:color w:val="181717"/>
          </w:rPr>
          <w:delText>interested parties relevant to information security.</w:delText>
        </w:r>
      </w:del>
    </w:p>
    <w:p w14:paraId="4152513A" w14:textId="3BC90B3F" w:rsidR="00273F27" w:rsidDel="00194157" w:rsidRDefault="00EF0474">
      <w:pPr>
        <w:spacing w:after="354" w:line="220" w:lineRule="auto"/>
        <w:ind w:left="-5" w:hanging="10"/>
        <w:rPr>
          <w:del w:id="44" w:author="Jakob Dumky" w:date="2019-12-01T13:38:00Z"/>
        </w:rPr>
      </w:pPr>
      <w:del w:id="45" w:author="Jakob Dumky" w:date="2019-12-01T13:38:00Z">
        <w:r w:rsidDel="00194157">
          <w:rPr>
            <w:rFonts w:ascii="Cambria" w:eastAsia="Cambria" w:hAnsi="Cambria" w:cs="Cambria"/>
            <w:color w:val="181717"/>
            <w:sz w:val="20"/>
          </w:rPr>
          <w:delText>NOTE The requirements of interested parties may include legal and regulatory requirements and contractual obligations.</w:delText>
        </w:r>
      </w:del>
    </w:p>
    <w:p w14:paraId="0E030433" w14:textId="77777777" w:rsidR="00273F27" w:rsidRDefault="00EF0474">
      <w:pPr>
        <w:pStyle w:val="Heading4"/>
        <w:tabs>
          <w:tab w:val="center" w:pos="4475"/>
        </w:tabs>
        <w:ind w:left="-15" w:firstLine="0"/>
      </w:pPr>
      <w:r>
        <w:t xml:space="preserve">4.3 </w:t>
      </w:r>
      <w:r>
        <w:tab/>
        <w:t>Determining the scope of the information security management system</w:t>
      </w:r>
    </w:p>
    <w:p w14:paraId="788CFF8E" w14:textId="1CD267CB" w:rsidR="005B362D" w:rsidRDefault="00A97BAD">
      <w:pPr>
        <w:spacing w:after="150" w:line="265" w:lineRule="auto"/>
        <w:ind w:left="-5" w:hanging="10"/>
        <w:jc w:val="both"/>
        <w:rPr>
          <w:ins w:id="46" w:author="Jakob Dumky" w:date="2019-12-01T13:39:00Z"/>
          <w:rFonts w:ascii="Cambria" w:eastAsia="Cambria" w:hAnsi="Cambria" w:cs="Cambria"/>
          <w:color w:val="181717"/>
          <w:lang w:val="en-GB"/>
        </w:rPr>
      </w:pPr>
      <w:ins w:id="47" w:author="Jakob Dumky" w:date="2019-12-01T13:40:00Z">
        <w:r>
          <w:rPr>
            <w:rFonts w:ascii="Cambria" w:eastAsia="Cambria" w:hAnsi="Cambria" w:cs="Cambria"/>
            <w:color w:val="181717"/>
            <w:lang w:val="en-GB"/>
          </w:rPr>
          <w:t xml:space="preserve">Document </w:t>
        </w:r>
      </w:ins>
      <w:ins w:id="48" w:author="Jakob Dumky" w:date="2019-12-01T13:39:00Z">
        <w:r w:rsidR="005B362D">
          <w:rPr>
            <w:rFonts w:ascii="Cambria" w:eastAsia="Cambria" w:hAnsi="Cambria" w:cs="Cambria"/>
            <w:color w:val="181717"/>
            <w:lang w:val="en-GB"/>
          </w:rPr>
          <w:t>the scope of the ISMS</w:t>
        </w:r>
      </w:ins>
    </w:p>
    <w:p w14:paraId="682F7270" w14:textId="688B7974" w:rsidR="00623D3C" w:rsidRPr="00A97BAD" w:rsidRDefault="00EF0474">
      <w:pPr>
        <w:pStyle w:val="ListParagraph"/>
        <w:numPr>
          <w:ilvl w:val="0"/>
          <w:numId w:val="29"/>
        </w:numPr>
        <w:spacing w:after="150" w:line="265" w:lineRule="auto"/>
        <w:jc w:val="both"/>
        <w:rPr>
          <w:ins w:id="49" w:author="Jakob Dumky" w:date="2019-12-01T13:40:00Z"/>
          <w:rFonts w:ascii="Cambria" w:eastAsia="Cambria" w:hAnsi="Cambria" w:cs="Cambria"/>
          <w:color w:val="181717"/>
          <w:lang w:val="en-GB"/>
          <w:rPrChange w:id="50" w:author="Jakob Dumky" w:date="2019-12-01T13:40:00Z">
            <w:rPr>
              <w:ins w:id="51" w:author="Jakob Dumky" w:date="2019-12-01T13:40:00Z"/>
              <w:lang w:val="en-GB"/>
            </w:rPr>
          </w:rPrChange>
        </w:rPr>
        <w:pPrChange w:id="52" w:author="Jakob Dumky" w:date="2019-12-01T13:40:00Z">
          <w:pPr>
            <w:spacing w:after="150" w:line="265" w:lineRule="auto"/>
            <w:ind w:left="-5" w:hanging="10"/>
            <w:jc w:val="both"/>
          </w:pPr>
        </w:pPrChange>
      </w:pPr>
      <w:del w:id="53" w:author="Jakob Dumky" w:date="2019-12-01T13:39:00Z">
        <w:r w:rsidDel="005B362D">
          <w:rPr>
            <w:rFonts w:ascii="Cambria" w:eastAsia="Cambria" w:hAnsi="Cambria" w:cs="Cambria"/>
            <w:color w:val="181717"/>
          </w:rPr>
          <w:delText>The organization shall determine the boundaries and applicability of the information security management system to establish its scope.</w:delText>
        </w:r>
      </w:del>
      <w:ins w:id="54" w:author="Jakob Dumky" w:date="2019-12-01T13:39:00Z">
        <w:r w:rsidR="00323A54" w:rsidRPr="00A97BAD">
          <w:rPr>
            <w:rFonts w:ascii="Cambria" w:eastAsia="Cambria" w:hAnsi="Cambria" w:cs="Cambria"/>
            <w:color w:val="181717"/>
            <w:lang w:val="en-GB"/>
            <w:rPrChange w:id="55" w:author="Jakob Dumky" w:date="2019-12-01T13:40:00Z">
              <w:rPr>
                <w:lang w:val="en-GB"/>
              </w:rPr>
            </w:rPrChange>
          </w:rPr>
          <w:t>External and interna</w:t>
        </w:r>
      </w:ins>
      <w:ins w:id="56" w:author="Jakob Dumky" w:date="2019-12-01T13:40:00Z">
        <w:r w:rsidR="00323A54" w:rsidRPr="00A97BAD">
          <w:rPr>
            <w:rFonts w:ascii="Cambria" w:eastAsia="Cambria" w:hAnsi="Cambria" w:cs="Cambria"/>
            <w:color w:val="181717"/>
            <w:lang w:val="en-GB"/>
            <w:rPrChange w:id="57" w:author="Jakob Dumky" w:date="2019-12-01T13:40:00Z">
              <w:rPr>
                <w:lang w:val="en-GB"/>
              </w:rPr>
            </w:rPrChange>
          </w:rPr>
          <w:t>l issues</w:t>
        </w:r>
      </w:ins>
    </w:p>
    <w:p w14:paraId="6B333995" w14:textId="03DAE450" w:rsidR="00323A54" w:rsidRPr="00A97BAD" w:rsidRDefault="00323A54">
      <w:pPr>
        <w:pStyle w:val="ListParagraph"/>
        <w:numPr>
          <w:ilvl w:val="0"/>
          <w:numId w:val="29"/>
        </w:numPr>
        <w:spacing w:after="150" w:line="265" w:lineRule="auto"/>
        <w:jc w:val="both"/>
        <w:rPr>
          <w:ins w:id="58" w:author="Jakob Dumky" w:date="2019-12-01T13:40:00Z"/>
          <w:rFonts w:ascii="Cambria" w:eastAsia="Cambria" w:hAnsi="Cambria" w:cs="Cambria"/>
          <w:color w:val="181717"/>
          <w:lang w:val="en-GB"/>
          <w:rPrChange w:id="59" w:author="Jakob Dumky" w:date="2019-12-01T13:40:00Z">
            <w:rPr>
              <w:ins w:id="60" w:author="Jakob Dumky" w:date="2019-12-01T13:40:00Z"/>
              <w:lang w:val="en-GB"/>
            </w:rPr>
          </w:rPrChange>
        </w:rPr>
        <w:pPrChange w:id="61" w:author="Jakob Dumky" w:date="2019-12-01T13:40:00Z">
          <w:pPr>
            <w:spacing w:after="150" w:line="265" w:lineRule="auto"/>
            <w:ind w:left="-5" w:hanging="10"/>
            <w:jc w:val="both"/>
          </w:pPr>
        </w:pPrChange>
      </w:pPr>
      <w:ins w:id="62" w:author="Jakob Dumky" w:date="2019-12-01T13:40:00Z">
        <w:r w:rsidRPr="00A97BAD">
          <w:rPr>
            <w:rFonts w:ascii="Cambria" w:eastAsia="Cambria" w:hAnsi="Cambria" w:cs="Cambria"/>
            <w:color w:val="181717"/>
            <w:lang w:val="en-GB"/>
            <w:rPrChange w:id="63" w:author="Jakob Dumky" w:date="2019-12-01T13:40:00Z">
              <w:rPr>
                <w:lang w:val="en-GB"/>
              </w:rPr>
            </w:rPrChange>
          </w:rPr>
          <w:t>Requirements</w:t>
        </w:r>
      </w:ins>
    </w:p>
    <w:p w14:paraId="5709FDBB" w14:textId="5D17A364" w:rsidR="00323A54" w:rsidRPr="00A97BAD" w:rsidRDefault="007638E7">
      <w:pPr>
        <w:pStyle w:val="ListParagraph"/>
        <w:numPr>
          <w:ilvl w:val="0"/>
          <w:numId w:val="29"/>
        </w:numPr>
        <w:spacing w:after="150" w:line="265" w:lineRule="auto"/>
        <w:jc w:val="both"/>
        <w:rPr>
          <w:ins w:id="64" w:author="Jakob Dumky" w:date="2019-12-01T13:40:00Z"/>
          <w:rFonts w:ascii="Cambria" w:eastAsia="Cambria" w:hAnsi="Cambria" w:cs="Cambria"/>
          <w:color w:val="181717"/>
          <w:lang w:val="en-GB"/>
          <w:rPrChange w:id="65" w:author="Jakob Dumky" w:date="2019-12-01T13:40:00Z">
            <w:rPr>
              <w:ins w:id="66" w:author="Jakob Dumky" w:date="2019-12-01T13:40:00Z"/>
              <w:lang w:val="en-GB"/>
            </w:rPr>
          </w:rPrChange>
        </w:rPr>
        <w:pPrChange w:id="67" w:author="Jakob Dumky" w:date="2019-12-01T13:40:00Z">
          <w:pPr>
            <w:spacing w:after="150" w:line="265" w:lineRule="auto"/>
            <w:ind w:left="-5" w:hanging="10"/>
            <w:jc w:val="both"/>
          </w:pPr>
        </w:pPrChange>
      </w:pPr>
      <w:ins w:id="68" w:author="Jakob Dumky" w:date="2019-12-01T13:40:00Z">
        <w:r w:rsidRPr="00A97BAD">
          <w:rPr>
            <w:rFonts w:ascii="Cambria" w:eastAsia="Cambria" w:hAnsi="Cambria" w:cs="Cambria"/>
            <w:color w:val="181717"/>
            <w:lang w:val="en-GB"/>
            <w:rPrChange w:id="69" w:author="Jakob Dumky" w:date="2019-12-01T13:40:00Z">
              <w:rPr>
                <w:lang w:val="en-GB"/>
              </w:rPr>
            </w:rPrChange>
          </w:rPr>
          <w:t xml:space="preserve">Interfaces and dependencies </w:t>
        </w:r>
        <w:r w:rsidR="009B5CE8" w:rsidRPr="00A97BAD">
          <w:rPr>
            <w:rFonts w:ascii="Cambria" w:eastAsia="Cambria" w:hAnsi="Cambria" w:cs="Cambria"/>
            <w:color w:val="181717"/>
            <w:lang w:val="en-GB"/>
            <w:rPrChange w:id="70" w:author="Jakob Dumky" w:date="2019-12-01T13:40:00Z">
              <w:rPr>
                <w:lang w:val="en-GB"/>
              </w:rPr>
            </w:rPrChange>
          </w:rPr>
          <w:t>between processes</w:t>
        </w:r>
      </w:ins>
    </w:p>
    <w:p w14:paraId="6EE42C2F" w14:textId="428006C1" w:rsidR="009B5CE8" w:rsidDel="009B5CE8" w:rsidRDefault="009B5CE8">
      <w:pPr>
        <w:spacing w:after="150" w:line="265" w:lineRule="auto"/>
        <w:ind w:left="-5" w:hanging="10"/>
        <w:jc w:val="both"/>
        <w:rPr>
          <w:del w:id="71" w:author="Jakob Dumky" w:date="2019-12-01T13:40:00Z"/>
        </w:rPr>
      </w:pPr>
    </w:p>
    <w:p w14:paraId="30230DE3" w14:textId="2E8F2D2D" w:rsidR="00273F27" w:rsidDel="009B5CE8" w:rsidRDefault="00EF0474">
      <w:pPr>
        <w:spacing w:after="150" w:line="265" w:lineRule="auto"/>
        <w:ind w:left="-5" w:hanging="10"/>
        <w:jc w:val="both"/>
        <w:rPr>
          <w:del w:id="72" w:author="Jakob Dumky" w:date="2019-12-01T13:40:00Z"/>
        </w:rPr>
      </w:pPr>
      <w:del w:id="73" w:author="Jakob Dumky" w:date="2019-12-01T13:40:00Z">
        <w:r w:rsidDel="009B5CE8">
          <w:rPr>
            <w:rFonts w:ascii="Cambria" w:eastAsia="Cambria" w:hAnsi="Cambria" w:cs="Cambria"/>
            <w:color w:val="181717"/>
          </w:rPr>
          <w:delText>When determining this scope, the organization shall consider:</w:delText>
        </w:r>
      </w:del>
    </w:p>
    <w:p w14:paraId="4BD87C67" w14:textId="5B285B3D" w:rsidR="00273F27" w:rsidDel="009B5CE8" w:rsidRDefault="00EF0474">
      <w:pPr>
        <w:numPr>
          <w:ilvl w:val="0"/>
          <w:numId w:val="4"/>
        </w:numPr>
        <w:spacing w:after="150" w:line="265" w:lineRule="auto"/>
        <w:ind w:hanging="403"/>
        <w:jc w:val="both"/>
        <w:rPr>
          <w:del w:id="74" w:author="Jakob Dumky" w:date="2019-12-01T13:40:00Z"/>
        </w:rPr>
      </w:pPr>
      <w:del w:id="75" w:author="Jakob Dumky" w:date="2019-12-01T13:40:00Z">
        <w:r w:rsidDel="009B5CE8">
          <w:rPr>
            <w:rFonts w:ascii="Cambria" w:eastAsia="Cambria" w:hAnsi="Cambria" w:cs="Cambria"/>
            <w:color w:val="181717"/>
          </w:rPr>
          <w:delText xml:space="preserve">the external and internal issues referred to in </w:delText>
        </w:r>
        <w:r w:rsidDel="009B5CE8">
          <w:rPr>
            <w:rFonts w:ascii="Cambria" w:eastAsia="Cambria" w:hAnsi="Cambria" w:cs="Cambria"/>
            <w:color w:val="053BF5"/>
            <w:u w:val="single" w:color="053BF5"/>
          </w:rPr>
          <w:delText>4.1</w:delText>
        </w:r>
        <w:r w:rsidDel="009B5CE8">
          <w:rPr>
            <w:rFonts w:ascii="Cambria" w:eastAsia="Cambria" w:hAnsi="Cambria" w:cs="Cambria"/>
            <w:color w:val="181717"/>
          </w:rPr>
          <w:delText>;</w:delText>
        </w:r>
      </w:del>
    </w:p>
    <w:p w14:paraId="4B296B6F" w14:textId="3FA2A957" w:rsidR="00273F27" w:rsidDel="009B5CE8" w:rsidRDefault="00EF0474">
      <w:pPr>
        <w:numPr>
          <w:ilvl w:val="0"/>
          <w:numId w:val="4"/>
        </w:numPr>
        <w:spacing w:after="150" w:line="265" w:lineRule="auto"/>
        <w:ind w:hanging="403"/>
        <w:jc w:val="both"/>
        <w:rPr>
          <w:del w:id="76" w:author="Jakob Dumky" w:date="2019-12-01T13:40:00Z"/>
        </w:rPr>
      </w:pPr>
      <w:del w:id="77" w:author="Jakob Dumky" w:date="2019-12-01T13:40:00Z">
        <w:r w:rsidDel="009B5CE8">
          <w:rPr>
            <w:rFonts w:ascii="Cambria" w:eastAsia="Cambria" w:hAnsi="Cambria" w:cs="Cambria"/>
            <w:color w:val="181717"/>
          </w:rPr>
          <w:delText xml:space="preserve">the requirements referred to in </w:delText>
        </w:r>
        <w:r w:rsidDel="009B5CE8">
          <w:rPr>
            <w:rFonts w:ascii="Cambria" w:eastAsia="Cambria" w:hAnsi="Cambria" w:cs="Cambria"/>
            <w:color w:val="053BF5"/>
            <w:u w:val="single" w:color="053BF5"/>
          </w:rPr>
          <w:delText>4.2</w:delText>
        </w:r>
        <w:r w:rsidDel="009B5CE8">
          <w:rPr>
            <w:rFonts w:ascii="Cambria" w:eastAsia="Cambria" w:hAnsi="Cambria" w:cs="Cambria"/>
            <w:color w:val="181717"/>
          </w:rPr>
          <w:delText>; and</w:delText>
        </w:r>
      </w:del>
    </w:p>
    <w:p w14:paraId="0F0B705F" w14:textId="7000AB97" w:rsidR="00273F27" w:rsidDel="009B5CE8" w:rsidRDefault="00EF0474">
      <w:pPr>
        <w:numPr>
          <w:ilvl w:val="0"/>
          <w:numId w:val="4"/>
        </w:numPr>
        <w:spacing w:after="150" w:line="265" w:lineRule="auto"/>
        <w:ind w:hanging="403"/>
        <w:jc w:val="both"/>
        <w:rPr>
          <w:del w:id="78" w:author="Jakob Dumky" w:date="2019-12-01T13:40:00Z"/>
        </w:rPr>
      </w:pPr>
      <w:del w:id="79" w:author="Jakob Dumky" w:date="2019-12-01T13:40:00Z">
        <w:r w:rsidDel="009B5CE8">
          <w:rPr>
            <w:rFonts w:ascii="Cambria" w:eastAsia="Cambria" w:hAnsi="Cambria" w:cs="Cambria"/>
            <w:color w:val="181717"/>
          </w:rPr>
          <w:delText>interfaces and dependencies between activities performed by the organization, and those that are performed by other organizations.</w:delText>
        </w:r>
      </w:del>
    </w:p>
    <w:p w14:paraId="44E2A755" w14:textId="452D2B4D" w:rsidR="00273F27" w:rsidRDefault="00EF0474">
      <w:pPr>
        <w:spacing w:after="284" w:line="265" w:lineRule="auto"/>
        <w:ind w:left="-5" w:hanging="10"/>
        <w:jc w:val="both"/>
      </w:pPr>
      <w:del w:id="80" w:author="Jakob Dumky" w:date="2019-12-01T13:40:00Z">
        <w:r w:rsidDel="009B5CE8">
          <w:rPr>
            <w:rFonts w:ascii="Cambria" w:eastAsia="Cambria" w:hAnsi="Cambria" w:cs="Cambria"/>
            <w:color w:val="181717"/>
          </w:rPr>
          <w:delText>The scope shall be available as documented information.</w:delText>
        </w:r>
      </w:del>
    </w:p>
    <w:p w14:paraId="463A31E8" w14:textId="77777777" w:rsidR="00273F27" w:rsidRDefault="00EF0474">
      <w:pPr>
        <w:pStyle w:val="Heading4"/>
        <w:tabs>
          <w:tab w:val="center" w:pos="2188"/>
        </w:tabs>
        <w:ind w:left="-15" w:firstLine="0"/>
      </w:pPr>
      <w:r>
        <w:t xml:space="preserve">4.4 </w:t>
      </w:r>
      <w:r>
        <w:tab/>
        <w:t>Information security management system</w:t>
      </w:r>
    </w:p>
    <w:p w14:paraId="2AC397EB" w14:textId="77777777" w:rsidR="002100CC" w:rsidRPr="002100CC" w:rsidRDefault="002100CC">
      <w:pPr>
        <w:pStyle w:val="ListParagraph"/>
        <w:numPr>
          <w:ilvl w:val="0"/>
          <w:numId w:val="31"/>
        </w:numPr>
        <w:spacing w:after="398" w:line="265" w:lineRule="auto"/>
        <w:jc w:val="both"/>
        <w:rPr>
          <w:ins w:id="81" w:author="Jakob Dumky" w:date="2019-12-01T13:43:00Z"/>
          <w:rFonts w:ascii="Cambria" w:eastAsia="Cambria" w:hAnsi="Cambria" w:cs="Cambria"/>
          <w:color w:val="181717"/>
          <w:lang w:val="en-GB"/>
          <w:rPrChange w:id="82" w:author="Jakob Dumky" w:date="2019-12-01T13:43:00Z">
            <w:rPr>
              <w:ins w:id="83" w:author="Jakob Dumky" w:date="2019-12-01T13:43:00Z"/>
              <w:lang w:val="en-GB"/>
            </w:rPr>
          </w:rPrChange>
        </w:rPr>
        <w:pPrChange w:id="84" w:author="Jakob Dumky" w:date="2019-12-01T13:43:00Z">
          <w:pPr>
            <w:spacing w:after="398" w:line="265" w:lineRule="auto"/>
            <w:ind w:left="-5" w:hanging="10"/>
            <w:jc w:val="both"/>
          </w:pPr>
        </w:pPrChange>
      </w:pPr>
      <w:ins w:id="85" w:author="Jakob Dumky" w:date="2019-12-01T13:43:00Z">
        <w:r w:rsidRPr="002100CC">
          <w:rPr>
            <w:rFonts w:ascii="Cambria" w:eastAsia="Cambria" w:hAnsi="Cambria" w:cs="Cambria"/>
            <w:color w:val="181717"/>
            <w:lang w:val="en-GB"/>
            <w:rPrChange w:id="86" w:author="Jakob Dumky" w:date="2019-12-01T13:43:00Z">
              <w:rPr>
                <w:lang w:val="en-GB"/>
              </w:rPr>
            </w:rPrChange>
          </w:rPr>
          <w:t>Establish</w:t>
        </w:r>
      </w:ins>
    </w:p>
    <w:p w14:paraId="57E9C3E9" w14:textId="77777777" w:rsidR="002100CC" w:rsidRPr="002100CC" w:rsidRDefault="002100CC">
      <w:pPr>
        <w:pStyle w:val="ListParagraph"/>
        <w:numPr>
          <w:ilvl w:val="0"/>
          <w:numId w:val="31"/>
        </w:numPr>
        <w:spacing w:after="398" w:line="265" w:lineRule="auto"/>
        <w:jc w:val="both"/>
        <w:rPr>
          <w:ins w:id="87" w:author="Jakob Dumky" w:date="2019-12-01T13:43:00Z"/>
          <w:rFonts w:ascii="Cambria" w:eastAsia="Cambria" w:hAnsi="Cambria" w:cs="Cambria"/>
          <w:color w:val="181717"/>
          <w:lang w:val="en-GB"/>
          <w:rPrChange w:id="88" w:author="Jakob Dumky" w:date="2019-12-01T13:43:00Z">
            <w:rPr>
              <w:ins w:id="89" w:author="Jakob Dumky" w:date="2019-12-01T13:43:00Z"/>
              <w:lang w:val="en-GB"/>
            </w:rPr>
          </w:rPrChange>
        </w:rPr>
        <w:pPrChange w:id="90" w:author="Jakob Dumky" w:date="2019-12-01T13:43:00Z">
          <w:pPr>
            <w:spacing w:after="398" w:line="265" w:lineRule="auto"/>
            <w:ind w:left="-5" w:hanging="10"/>
            <w:jc w:val="both"/>
          </w:pPr>
        </w:pPrChange>
      </w:pPr>
      <w:ins w:id="91" w:author="Jakob Dumky" w:date="2019-12-01T13:43:00Z">
        <w:r w:rsidRPr="002100CC">
          <w:rPr>
            <w:rFonts w:ascii="Cambria" w:eastAsia="Cambria" w:hAnsi="Cambria" w:cs="Cambria"/>
            <w:color w:val="181717"/>
            <w:lang w:val="en-GB"/>
            <w:rPrChange w:id="92" w:author="Jakob Dumky" w:date="2019-12-01T13:43:00Z">
              <w:rPr>
                <w:lang w:val="en-GB"/>
              </w:rPr>
            </w:rPrChange>
          </w:rPr>
          <w:t>Implement</w:t>
        </w:r>
      </w:ins>
    </w:p>
    <w:p w14:paraId="533A5BB6" w14:textId="77777777" w:rsidR="002100CC" w:rsidRPr="002100CC" w:rsidRDefault="002100CC">
      <w:pPr>
        <w:pStyle w:val="ListParagraph"/>
        <w:numPr>
          <w:ilvl w:val="0"/>
          <w:numId w:val="31"/>
        </w:numPr>
        <w:spacing w:after="398" w:line="265" w:lineRule="auto"/>
        <w:jc w:val="both"/>
        <w:rPr>
          <w:ins w:id="93" w:author="Jakob Dumky" w:date="2019-12-01T13:43:00Z"/>
          <w:rFonts w:ascii="Cambria" w:eastAsia="Cambria" w:hAnsi="Cambria" w:cs="Cambria"/>
          <w:color w:val="181717"/>
          <w:lang w:val="en-GB"/>
          <w:rPrChange w:id="94" w:author="Jakob Dumky" w:date="2019-12-01T13:43:00Z">
            <w:rPr>
              <w:ins w:id="95" w:author="Jakob Dumky" w:date="2019-12-01T13:43:00Z"/>
              <w:lang w:val="en-GB"/>
            </w:rPr>
          </w:rPrChange>
        </w:rPr>
        <w:pPrChange w:id="96" w:author="Jakob Dumky" w:date="2019-12-01T13:43:00Z">
          <w:pPr>
            <w:spacing w:after="398" w:line="265" w:lineRule="auto"/>
            <w:ind w:left="-5" w:hanging="10"/>
            <w:jc w:val="both"/>
          </w:pPr>
        </w:pPrChange>
      </w:pPr>
      <w:ins w:id="97" w:author="Jakob Dumky" w:date="2019-12-01T13:43:00Z">
        <w:r w:rsidRPr="002100CC">
          <w:rPr>
            <w:rFonts w:ascii="Cambria" w:eastAsia="Cambria" w:hAnsi="Cambria" w:cs="Cambria"/>
            <w:color w:val="181717"/>
            <w:lang w:val="en-GB"/>
            <w:rPrChange w:id="98" w:author="Jakob Dumky" w:date="2019-12-01T13:43:00Z">
              <w:rPr>
                <w:lang w:val="en-GB"/>
              </w:rPr>
            </w:rPrChange>
          </w:rPr>
          <w:t>Maintain</w:t>
        </w:r>
      </w:ins>
    </w:p>
    <w:p w14:paraId="1F34BA18" w14:textId="77777777" w:rsidR="002100CC" w:rsidRPr="002100CC" w:rsidRDefault="002100CC">
      <w:pPr>
        <w:pStyle w:val="ListParagraph"/>
        <w:numPr>
          <w:ilvl w:val="0"/>
          <w:numId w:val="31"/>
        </w:numPr>
        <w:spacing w:after="398" w:line="265" w:lineRule="auto"/>
        <w:jc w:val="both"/>
        <w:rPr>
          <w:ins w:id="99" w:author="Jakob Dumky" w:date="2019-12-01T13:43:00Z"/>
          <w:rFonts w:ascii="Cambria" w:eastAsia="Cambria" w:hAnsi="Cambria" w:cs="Cambria"/>
          <w:color w:val="181717"/>
          <w:lang w:val="en-GB"/>
          <w:rPrChange w:id="100" w:author="Jakob Dumky" w:date="2019-12-01T13:43:00Z">
            <w:rPr>
              <w:ins w:id="101" w:author="Jakob Dumky" w:date="2019-12-01T13:43:00Z"/>
              <w:lang w:val="en-GB"/>
            </w:rPr>
          </w:rPrChange>
        </w:rPr>
        <w:pPrChange w:id="102" w:author="Jakob Dumky" w:date="2019-12-01T13:43:00Z">
          <w:pPr>
            <w:spacing w:after="398" w:line="265" w:lineRule="auto"/>
            <w:ind w:left="-5" w:hanging="10"/>
            <w:jc w:val="both"/>
          </w:pPr>
        </w:pPrChange>
      </w:pPr>
      <w:ins w:id="103" w:author="Jakob Dumky" w:date="2019-12-01T13:43:00Z">
        <w:r w:rsidRPr="002100CC">
          <w:rPr>
            <w:rFonts w:ascii="Cambria" w:eastAsia="Cambria" w:hAnsi="Cambria" w:cs="Cambria"/>
            <w:color w:val="181717"/>
            <w:lang w:val="en-GB"/>
            <w:rPrChange w:id="104" w:author="Jakob Dumky" w:date="2019-12-01T13:43:00Z">
              <w:rPr>
                <w:lang w:val="en-GB"/>
              </w:rPr>
            </w:rPrChange>
          </w:rPr>
          <w:t>Improve</w:t>
        </w:r>
      </w:ins>
    </w:p>
    <w:p w14:paraId="41997CCE" w14:textId="44D3F892" w:rsidR="00273F27" w:rsidRDefault="00EF0474">
      <w:pPr>
        <w:spacing w:after="398" w:line="265" w:lineRule="auto"/>
        <w:ind w:left="-5" w:hanging="10"/>
        <w:jc w:val="both"/>
      </w:pPr>
      <w:del w:id="105" w:author="Jakob Dumky" w:date="2019-12-01T13:43:00Z">
        <w:r w:rsidDel="002100CC">
          <w:rPr>
            <w:rFonts w:ascii="Cambria" w:eastAsia="Cambria" w:hAnsi="Cambria" w:cs="Cambria"/>
            <w:color w:val="181717"/>
          </w:rPr>
          <w:delText>The organization shall establish, implement, maintain and continually improve an information security management system, in accordance with the requirements of this International Standard.</w:delText>
        </w:r>
      </w:del>
    </w:p>
    <w:p w14:paraId="3855B76A" w14:textId="77777777" w:rsidR="00273F27" w:rsidRDefault="00EF0474">
      <w:pPr>
        <w:pStyle w:val="Heading3"/>
        <w:tabs>
          <w:tab w:val="center" w:pos="389"/>
        </w:tabs>
        <w:ind w:left="-15" w:firstLine="0"/>
      </w:pPr>
      <w:bookmarkStart w:id="106" w:name="_Toc26099146"/>
      <w:r>
        <w:lastRenderedPageBreak/>
        <w:t xml:space="preserve">5 </w:t>
      </w:r>
      <w:r>
        <w:tab/>
        <w:t>Leadership</w:t>
      </w:r>
      <w:bookmarkEnd w:id="106"/>
    </w:p>
    <w:p w14:paraId="4B6A2969" w14:textId="3D603D6D" w:rsidR="00273F27" w:rsidRPr="00A36844" w:rsidRDefault="00EF0474">
      <w:pPr>
        <w:pStyle w:val="Heading4"/>
        <w:tabs>
          <w:tab w:val="center" w:pos="1474"/>
        </w:tabs>
        <w:ind w:left="-15" w:firstLine="0"/>
        <w:rPr>
          <w:lang w:val="en-GB"/>
          <w:rPrChange w:id="107" w:author="Jakob Dumky" w:date="2019-12-01T13:44:00Z">
            <w:rPr/>
          </w:rPrChange>
        </w:rPr>
      </w:pPr>
      <w:r>
        <w:t xml:space="preserve">5.1 </w:t>
      </w:r>
      <w:r>
        <w:tab/>
      </w:r>
      <w:del w:id="108" w:author="Jakob Dumky" w:date="2019-12-01T13:44:00Z">
        <w:r w:rsidDel="00A36844">
          <w:delText>Leadership and commitment</w:delText>
        </w:r>
      </w:del>
      <w:ins w:id="109" w:author="Jakob Dumky" w:date="2019-12-01T13:44:00Z">
        <w:r w:rsidR="00A36844">
          <w:rPr>
            <w:lang w:val="en-GB"/>
          </w:rPr>
          <w:t>Commitment</w:t>
        </w:r>
      </w:ins>
    </w:p>
    <w:p w14:paraId="42C37B0F" w14:textId="7F1A34E6" w:rsidR="00273F27" w:rsidDel="00D074E4" w:rsidRDefault="00EF0474">
      <w:pPr>
        <w:spacing w:after="150" w:line="265" w:lineRule="auto"/>
        <w:ind w:left="-5" w:hanging="10"/>
        <w:jc w:val="both"/>
        <w:rPr>
          <w:del w:id="110" w:author="Jakob Dumky" w:date="2019-12-01T13:50:00Z"/>
        </w:rPr>
      </w:pPr>
      <w:del w:id="111" w:author="Jakob Dumky" w:date="2019-12-01T13:50:00Z">
        <w:r w:rsidDel="00D074E4">
          <w:rPr>
            <w:rFonts w:ascii="Cambria" w:eastAsia="Cambria" w:hAnsi="Cambria" w:cs="Cambria"/>
            <w:color w:val="181717"/>
          </w:rPr>
          <w:delText>Top management shall demonstrate leadership and commitment with respect to the information security management system by:</w:delText>
        </w:r>
      </w:del>
    </w:p>
    <w:p w14:paraId="2D4028D9" w14:textId="7A580F52" w:rsidR="00455964" w:rsidRDefault="00C83691" w:rsidP="00D074E4">
      <w:pPr>
        <w:pStyle w:val="ListParagraph"/>
        <w:numPr>
          <w:ilvl w:val="0"/>
          <w:numId w:val="36"/>
        </w:numPr>
        <w:spacing w:after="150" w:line="265" w:lineRule="auto"/>
        <w:jc w:val="both"/>
        <w:rPr>
          <w:ins w:id="112" w:author="Jakob Dumky" w:date="2019-12-01T13:50:00Z"/>
          <w:rFonts w:ascii="Cambria" w:eastAsia="Cambria" w:hAnsi="Cambria" w:cs="Cambria"/>
          <w:color w:val="181717"/>
          <w:lang w:val="en-GB"/>
        </w:rPr>
      </w:pPr>
      <w:ins w:id="113" w:author="Jakob Dumky" w:date="2019-12-01T13:47:00Z">
        <w:r w:rsidRPr="00B31E73">
          <w:rPr>
            <w:rFonts w:ascii="Cambria" w:eastAsia="Cambria" w:hAnsi="Cambria" w:cs="Cambria"/>
            <w:color w:val="181717"/>
            <w:lang w:val="en-GB"/>
            <w:rPrChange w:id="114" w:author="Jakob Dumky" w:date="2019-12-01T13:49:00Z">
              <w:rPr>
                <w:lang w:val="en-GB"/>
              </w:rPr>
            </w:rPrChange>
          </w:rPr>
          <w:t>I</w:t>
        </w:r>
      </w:ins>
      <w:ins w:id="115" w:author="Jakob Dumky" w:date="2019-12-01T13:45:00Z">
        <w:r w:rsidR="009A0CBA" w:rsidRPr="00B31E73">
          <w:rPr>
            <w:rFonts w:ascii="Cambria" w:eastAsia="Cambria" w:hAnsi="Cambria" w:cs="Cambria"/>
            <w:color w:val="181717"/>
            <w:lang w:val="en-GB"/>
            <w:rPrChange w:id="116" w:author="Jakob Dumky" w:date="2019-12-01T13:49:00Z">
              <w:rPr>
                <w:lang w:val="en-GB"/>
              </w:rPr>
            </w:rPrChange>
          </w:rPr>
          <w:t>nformation security policy</w:t>
        </w:r>
      </w:ins>
    </w:p>
    <w:p w14:paraId="1F50B487" w14:textId="2479C7A3" w:rsidR="00D074E4" w:rsidRPr="00D074E4" w:rsidRDefault="00D074E4">
      <w:pPr>
        <w:pStyle w:val="ListParagraph"/>
        <w:numPr>
          <w:ilvl w:val="0"/>
          <w:numId w:val="36"/>
        </w:numPr>
        <w:rPr>
          <w:ins w:id="117" w:author="Jakob Dumky" w:date="2019-12-01T13:49:00Z"/>
          <w:rPrChange w:id="118" w:author="Jakob Dumky" w:date="2019-12-01T13:50:00Z">
            <w:rPr>
              <w:ins w:id="119" w:author="Jakob Dumky" w:date="2019-12-01T13:49:00Z"/>
              <w:lang w:val="en-GB"/>
            </w:rPr>
          </w:rPrChange>
        </w:rPr>
        <w:pPrChange w:id="120" w:author="Jakob Dumky" w:date="2019-12-01T13:50:00Z">
          <w:pPr>
            <w:pStyle w:val="ListParagraph"/>
            <w:numPr>
              <w:numId w:val="32"/>
            </w:numPr>
            <w:spacing w:after="150" w:line="265" w:lineRule="auto"/>
            <w:ind w:hanging="360"/>
            <w:jc w:val="both"/>
          </w:pPr>
        </w:pPrChange>
      </w:pPr>
      <w:ins w:id="121" w:author="Jakob Dumky" w:date="2019-12-01T13:50:00Z">
        <w:r w:rsidRPr="007C29AF">
          <w:rPr>
            <w:rFonts w:ascii="Cambria" w:eastAsia="Cambria" w:hAnsi="Cambria" w:cs="Cambria"/>
            <w:color w:val="181717"/>
            <w:lang w:val="en-GB"/>
          </w:rPr>
          <w:t>Integration of information security in the processes</w:t>
        </w:r>
      </w:ins>
    </w:p>
    <w:p w14:paraId="78875CEC" w14:textId="1A4391E1" w:rsidR="00455964" w:rsidRPr="00455964" w:rsidRDefault="00C83691">
      <w:pPr>
        <w:pStyle w:val="ListParagraph"/>
        <w:numPr>
          <w:ilvl w:val="0"/>
          <w:numId w:val="36"/>
        </w:numPr>
        <w:spacing w:after="150" w:line="265" w:lineRule="auto"/>
        <w:jc w:val="both"/>
        <w:rPr>
          <w:ins w:id="122" w:author="Jakob Dumky" w:date="2019-12-01T13:49:00Z"/>
          <w:rFonts w:ascii="Cambria" w:eastAsia="Cambria" w:hAnsi="Cambria" w:cs="Cambria"/>
          <w:color w:val="181717"/>
          <w:lang w:val="en-GB"/>
          <w:rPrChange w:id="123" w:author="Jakob Dumky" w:date="2019-12-01T13:49:00Z">
            <w:rPr>
              <w:ins w:id="124" w:author="Jakob Dumky" w:date="2019-12-01T13:49:00Z"/>
              <w:lang w:val="en-GB"/>
            </w:rPr>
          </w:rPrChange>
        </w:rPr>
        <w:pPrChange w:id="125" w:author="Jakob Dumky" w:date="2019-12-01T13:50:00Z">
          <w:pPr>
            <w:pStyle w:val="ListParagraph"/>
          </w:pPr>
        </w:pPrChange>
      </w:pPr>
      <w:ins w:id="126" w:author="Jakob Dumky" w:date="2019-12-01T13:47:00Z">
        <w:r w:rsidRPr="00455964">
          <w:rPr>
            <w:rFonts w:ascii="Cambria" w:eastAsia="Cambria" w:hAnsi="Cambria" w:cs="Cambria"/>
            <w:color w:val="181717"/>
            <w:lang w:val="en-GB"/>
            <w:rPrChange w:id="127" w:author="Jakob Dumky" w:date="2019-12-01T13:49:00Z">
              <w:rPr>
                <w:lang w:val="en-GB"/>
              </w:rPr>
            </w:rPrChange>
          </w:rPr>
          <w:t>E</w:t>
        </w:r>
      </w:ins>
      <w:ins w:id="128" w:author="Jakob Dumky" w:date="2019-12-01T13:45:00Z">
        <w:r w:rsidR="004274FE" w:rsidRPr="00455964">
          <w:rPr>
            <w:rFonts w:ascii="Cambria" w:eastAsia="Cambria" w:hAnsi="Cambria" w:cs="Cambria"/>
            <w:color w:val="181717"/>
            <w:lang w:val="en-GB"/>
            <w:rPrChange w:id="129" w:author="Jakob Dumky" w:date="2019-12-01T13:49:00Z">
              <w:rPr>
                <w:lang w:val="en-GB"/>
              </w:rPr>
            </w:rPrChange>
          </w:rPr>
          <w:t>stab</w:t>
        </w:r>
      </w:ins>
      <w:ins w:id="130" w:author="Jakob Dumky" w:date="2019-12-01T13:46:00Z">
        <w:r w:rsidR="00B86613" w:rsidRPr="00455964">
          <w:rPr>
            <w:rFonts w:ascii="Cambria" w:eastAsia="Cambria" w:hAnsi="Cambria" w:cs="Cambria"/>
            <w:color w:val="181717"/>
            <w:lang w:val="en-GB"/>
            <w:rPrChange w:id="131" w:author="Jakob Dumky" w:date="2019-12-01T13:49:00Z">
              <w:rPr>
                <w:lang w:val="en-GB"/>
              </w:rPr>
            </w:rPrChange>
          </w:rPr>
          <w:t>lishment of information security objectives</w:t>
        </w:r>
      </w:ins>
    </w:p>
    <w:p w14:paraId="6054C716" w14:textId="6321D178" w:rsidR="00273F27" w:rsidRPr="00455964" w:rsidDel="00B86613" w:rsidRDefault="00EF0474">
      <w:pPr>
        <w:pStyle w:val="ListParagraph"/>
        <w:rPr>
          <w:del w:id="132" w:author="Jakob Dumky" w:date="2019-12-01T13:46:00Z"/>
          <w:rFonts w:ascii="Cambria" w:eastAsia="Cambria" w:hAnsi="Cambria" w:cs="Cambria"/>
          <w:color w:val="181717"/>
          <w:lang w:val="en-GB"/>
          <w:rPrChange w:id="133" w:author="Jakob Dumky" w:date="2019-12-01T13:49:00Z">
            <w:rPr>
              <w:del w:id="134" w:author="Jakob Dumky" w:date="2019-12-01T13:46:00Z"/>
            </w:rPr>
          </w:rPrChange>
        </w:rPr>
        <w:pPrChange w:id="135" w:author="Jakob Dumky" w:date="2019-12-01T13:49:00Z">
          <w:pPr>
            <w:numPr>
              <w:numId w:val="5"/>
            </w:numPr>
            <w:spacing w:after="150" w:line="265" w:lineRule="auto"/>
            <w:ind w:left="403" w:hanging="403"/>
            <w:jc w:val="both"/>
          </w:pPr>
        </w:pPrChange>
      </w:pPr>
      <w:del w:id="136" w:author="Jakob Dumky" w:date="2019-12-01T13:46:00Z">
        <w:r w:rsidRPr="00455964" w:rsidDel="00B86613">
          <w:rPr>
            <w:rFonts w:ascii="Cambria" w:eastAsia="Cambria" w:hAnsi="Cambria" w:cs="Cambria"/>
            <w:color w:val="181717"/>
            <w:rPrChange w:id="137" w:author="Jakob Dumky" w:date="2019-12-01T13:49:00Z">
              <w:rPr/>
            </w:rPrChange>
          </w:rPr>
          <w:delText>ensuring the information security policy and the information security objectives are established and are compatible with the strategic direction of the organization;</w:delText>
        </w:r>
      </w:del>
    </w:p>
    <w:p w14:paraId="2F6692A0" w14:textId="3A68D182" w:rsidR="00273F27" w:rsidDel="00C64794" w:rsidRDefault="00EF0474">
      <w:pPr>
        <w:pStyle w:val="ListParagraph"/>
        <w:rPr>
          <w:del w:id="138" w:author="Jakob Dumky" w:date="2019-12-01T13:46:00Z"/>
        </w:rPr>
        <w:pPrChange w:id="139" w:author="Jakob Dumky" w:date="2019-12-01T13:49:00Z">
          <w:pPr>
            <w:spacing w:after="150" w:line="265" w:lineRule="auto"/>
            <w:jc w:val="both"/>
          </w:pPr>
        </w:pPrChange>
      </w:pPr>
      <w:del w:id="140" w:author="Jakob Dumky" w:date="2019-12-01T13:46:00Z">
        <w:r w:rsidDel="00C64794">
          <w:delText>ensuring the integration of the information security management system requirements into the organization’s processes;</w:delText>
        </w:r>
      </w:del>
    </w:p>
    <w:p w14:paraId="0D13D2BA" w14:textId="62E8EC08" w:rsidR="00273F27" w:rsidRDefault="00EF0474">
      <w:pPr>
        <w:pStyle w:val="ListParagraph"/>
        <w:numPr>
          <w:ilvl w:val="0"/>
          <w:numId w:val="36"/>
        </w:numPr>
        <w:spacing w:after="150" w:line="265" w:lineRule="auto"/>
        <w:jc w:val="both"/>
        <w:pPrChange w:id="141" w:author="Jakob Dumky" w:date="2019-12-01T13:50:00Z">
          <w:pPr>
            <w:numPr>
              <w:numId w:val="5"/>
            </w:numPr>
            <w:spacing w:after="150" w:line="265" w:lineRule="auto"/>
            <w:ind w:left="403" w:hanging="403"/>
            <w:jc w:val="both"/>
          </w:pPr>
        </w:pPrChange>
      </w:pPr>
      <w:del w:id="142" w:author="Jakob Dumky" w:date="2019-12-01T13:47:00Z">
        <w:r w:rsidRPr="00B31E73" w:rsidDel="00C64794">
          <w:rPr>
            <w:rFonts w:ascii="Cambria" w:eastAsia="Cambria" w:hAnsi="Cambria" w:cs="Cambria"/>
            <w:color w:val="181717"/>
            <w:rPrChange w:id="143" w:author="Jakob Dumky" w:date="2019-12-01T13:49:00Z">
              <w:rPr/>
            </w:rPrChange>
          </w:rPr>
          <w:delText>ensuring that the r</w:delText>
        </w:r>
      </w:del>
      <w:ins w:id="144" w:author="Jakob Dumky" w:date="2019-12-01T13:47:00Z">
        <w:r w:rsidR="00C64794" w:rsidRPr="00B31E73">
          <w:rPr>
            <w:rFonts w:ascii="Cambria" w:eastAsia="Cambria" w:hAnsi="Cambria" w:cs="Cambria"/>
            <w:color w:val="181717"/>
            <w:lang w:val="en-GB"/>
            <w:rPrChange w:id="145" w:author="Jakob Dumky" w:date="2019-12-01T13:49:00Z">
              <w:rPr>
                <w:lang w:val="en-GB"/>
              </w:rPr>
            </w:rPrChange>
          </w:rPr>
          <w:t>R</w:t>
        </w:r>
      </w:ins>
      <w:proofErr w:type="spellStart"/>
      <w:r w:rsidRPr="00B31E73">
        <w:rPr>
          <w:rFonts w:ascii="Cambria" w:eastAsia="Cambria" w:hAnsi="Cambria" w:cs="Cambria"/>
          <w:color w:val="181717"/>
          <w:rPrChange w:id="146" w:author="Jakob Dumky" w:date="2019-12-01T13:49:00Z">
            <w:rPr/>
          </w:rPrChange>
        </w:rPr>
        <w:t>esource</w:t>
      </w:r>
      <w:proofErr w:type="spellEnd"/>
      <w:ins w:id="147" w:author="Jakob Dumky" w:date="2019-12-01T13:47:00Z">
        <w:r w:rsidR="00C64794" w:rsidRPr="00B31E73">
          <w:rPr>
            <w:rFonts w:ascii="Cambria" w:eastAsia="Cambria" w:hAnsi="Cambria" w:cs="Cambria"/>
            <w:color w:val="181717"/>
            <w:lang w:val="en-GB"/>
            <w:rPrChange w:id="148" w:author="Jakob Dumky" w:date="2019-12-01T13:49:00Z">
              <w:rPr>
                <w:lang w:val="en-GB"/>
              </w:rPr>
            </w:rPrChange>
          </w:rPr>
          <w:t xml:space="preserve"> allocation needed</w:t>
        </w:r>
      </w:ins>
      <w:del w:id="149" w:author="Jakob Dumky" w:date="2019-12-01T13:47:00Z">
        <w:r w:rsidRPr="00B31E73" w:rsidDel="00C64794">
          <w:rPr>
            <w:rFonts w:ascii="Cambria" w:eastAsia="Cambria" w:hAnsi="Cambria" w:cs="Cambria"/>
            <w:color w:val="181717"/>
            <w:rPrChange w:id="150" w:author="Jakob Dumky" w:date="2019-12-01T13:49:00Z">
              <w:rPr/>
            </w:rPrChange>
          </w:rPr>
          <w:delText>s needed for the information security management system are available;</w:delText>
        </w:r>
      </w:del>
    </w:p>
    <w:p w14:paraId="2206686D" w14:textId="4874B091" w:rsidR="001F7590" w:rsidRPr="00B31E73" w:rsidRDefault="001F7590">
      <w:pPr>
        <w:pStyle w:val="ListParagraph"/>
        <w:numPr>
          <w:ilvl w:val="0"/>
          <w:numId w:val="36"/>
        </w:numPr>
        <w:spacing w:after="150" w:line="265" w:lineRule="auto"/>
        <w:jc w:val="both"/>
        <w:rPr>
          <w:ins w:id="151" w:author="Jakob Dumky" w:date="2019-12-01T13:47:00Z"/>
          <w:rFonts w:ascii="Cambria" w:eastAsia="Cambria" w:hAnsi="Cambria" w:cs="Cambria"/>
          <w:color w:val="181717"/>
          <w:lang w:val="en-GB"/>
          <w:rPrChange w:id="152" w:author="Jakob Dumky" w:date="2019-12-01T13:49:00Z">
            <w:rPr>
              <w:ins w:id="153" w:author="Jakob Dumky" w:date="2019-12-01T13:47:00Z"/>
              <w:lang w:val="en-GB"/>
            </w:rPr>
          </w:rPrChange>
        </w:rPr>
        <w:pPrChange w:id="154" w:author="Jakob Dumky" w:date="2019-12-01T13:50:00Z">
          <w:pPr>
            <w:spacing w:after="150" w:line="265" w:lineRule="auto"/>
            <w:jc w:val="both"/>
          </w:pPr>
        </w:pPrChange>
      </w:pPr>
      <w:ins w:id="155" w:author="Jakob Dumky" w:date="2019-12-01T13:47:00Z">
        <w:r w:rsidRPr="00B31E73">
          <w:rPr>
            <w:rFonts w:ascii="Cambria" w:eastAsia="Cambria" w:hAnsi="Cambria" w:cs="Cambria"/>
            <w:color w:val="181717"/>
            <w:lang w:val="en-GB"/>
            <w:rPrChange w:id="156" w:author="Jakob Dumky" w:date="2019-12-01T13:49:00Z">
              <w:rPr>
                <w:lang w:val="en-GB"/>
              </w:rPr>
            </w:rPrChange>
          </w:rPr>
          <w:t>Communicate the importance of information security</w:t>
        </w:r>
      </w:ins>
    </w:p>
    <w:p w14:paraId="3FA67C6C" w14:textId="0D936EBA" w:rsidR="001F7590" w:rsidRPr="00B31E73" w:rsidRDefault="00C32F90">
      <w:pPr>
        <w:pStyle w:val="ListParagraph"/>
        <w:numPr>
          <w:ilvl w:val="0"/>
          <w:numId w:val="36"/>
        </w:numPr>
        <w:spacing w:after="150" w:line="265" w:lineRule="auto"/>
        <w:jc w:val="both"/>
        <w:rPr>
          <w:ins w:id="157" w:author="Jakob Dumky" w:date="2019-12-01T13:48:00Z"/>
          <w:rFonts w:ascii="Cambria" w:eastAsia="Cambria" w:hAnsi="Cambria" w:cs="Cambria"/>
          <w:color w:val="181717"/>
          <w:lang w:val="en-GB"/>
          <w:rPrChange w:id="158" w:author="Jakob Dumky" w:date="2019-12-01T13:49:00Z">
            <w:rPr>
              <w:ins w:id="159" w:author="Jakob Dumky" w:date="2019-12-01T13:48:00Z"/>
              <w:lang w:val="en-GB"/>
            </w:rPr>
          </w:rPrChange>
        </w:rPr>
        <w:pPrChange w:id="160" w:author="Jakob Dumky" w:date="2019-12-01T13:50:00Z">
          <w:pPr>
            <w:spacing w:after="150" w:line="265" w:lineRule="auto"/>
            <w:jc w:val="both"/>
          </w:pPr>
        </w:pPrChange>
      </w:pPr>
      <w:ins w:id="161" w:author="Jakob Dumky" w:date="2019-12-01T13:47:00Z">
        <w:r w:rsidRPr="00B31E73">
          <w:rPr>
            <w:rFonts w:ascii="Cambria" w:eastAsia="Cambria" w:hAnsi="Cambria" w:cs="Cambria"/>
            <w:color w:val="181717"/>
            <w:lang w:val="en-GB"/>
            <w:rPrChange w:id="162" w:author="Jakob Dumky" w:date="2019-12-01T13:49:00Z">
              <w:rPr>
                <w:lang w:val="en-GB"/>
              </w:rPr>
            </w:rPrChange>
          </w:rPr>
          <w:t>Ensure ef</w:t>
        </w:r>
      </w:ins>
      <w:ins w:id="163" w:author="Jakob Dumky" w:date="2019-12-01T13:48:00Z">
        <w:r w:rsidRPr="00B31E73">
          <w:rPr>
            <w:rFonts w:ascii="Cambria" w:eastAsia="Cambria" w:hAnsi="Cambria" w:cs="Cambria"/>
            <w:color w:val="181717"/>
            <w:lang w:val="en-GB"/>
            <w:rPrChange w:id="164" w:author="Jakob Dumky" w:date="2019-12-01T13:49:00Z">
              <w:rPr>
                <w:lang w:val="en-GB"/>
              </w:rPr>
            </w:rPrChange>
          </w:rPr>
          <w:t>fectiveness of the ISMS</w:t>
        </w:r>
      </w:ins>
    </w:p>
    <w:p w14:paraId="6C0B830D" w14:textId="1E503188" w:rsidR="00A165B5" w:rsidRPr="00B31E73" w:rsidRDefault="00C279AD">
      <w:pPr>
        <w:pStyle w:val="ListParagraph"/>
        <w:numPr>
          <w:ilvl w:val="0"/>
          <w:numId w:val="36"/>
        </w:numPr>
        <w:spacing w:after="150" w:line="265" w:lineRule="auto"/>
        <w:jc w:val="both"/>
        <w:rPr>
          <w:ins w:id="165" w:author="Jakob Dumky" w:date="2019-12-01T13:48:00Z"/>
          <w:rFonts w:ascii="Cambria" w:eastAsia="Cambria" w:hAnsi="Cambria" w:cs="Cambria"/>
          <w:color w:val="181717"/>
          <w:lang w:val="en-GB"/>
          <w:rPrChange w:id="166" w:author="Jakob Dumky" w:date="2019-12-01T13:49:00Z">
            <w:rPr>
              <w:ins w:id="167" w:author="Jakob Dumky" w:date="2019-12-01T13:48:00Z"/>
              <w:lang w:val="en-GB"/>
            </w:rPr>
          </w:rPrChange>
        </w:rPr>
        <w:pPrChange w:id="168" w:author="Jakob Dumky" w:date="2019-12-01T13:50:00Z">
          <w:pPr>
            <w:spacing w:after="150" w:line="265" w:lineRule="auto"/>
            <w:jc w:val="both"/>
          </w:pPr>
        </w:pPrChange>
      </w:pPr>
      <w:ins w:id="169" w:author="Jakob Dumky" w:date="2019-12-01T13:48:00Z">
        <w:r w:rsidRPr="00B31E73">
          <w:rPr>
            <w:rFonts w:ascii="Cambria" w:eastAsia="Cambria" w:hAnsi="Cambria" w:cs="Cambria"/>
            <w:color w:val="181717"/>
            <w:lang w:val="en-GB"/>
            <w:rPrChange w:id="170" w:author="Jakob Dumky" w:date="2019-12-01T13:49:00Z">
              <w:rPr>
                <w:lang w:val="en-GB"/>
              </w:rPr>
            </w:rPrChange>
          </w:rPr>
          <w:t>Support and contribute to the effectiveness</w:t>
        </w:r>
      </w:ins>
    </w:p>
    <w:p w14:paraId="0589004F" w14:textId="0BB4EB9A" w:rsidR="00C279AD" w:rsidRPr="00B31E73" w:rsidRDefault="00C279AD">
      <w:pPr>
        <w:pStyle w:val="ListParagraph"/>
        <w:numPr>
          <w:ilvl w:val="0"/>
          <w:numId w:val="36"/>
        </w:numPr>
        <w:spacing w:after="150" w:line="265" w:lineRule="auto"/>
        <w:jc w:val="both"/>
        <w:rPr>
          <w:ins w:id="171" w:author="Jakob Dumky" w:date="2019-12-01T13:48:00Z"/>
          <w:rFonts w:ascii="Cambria" w:eastAsia="Cambria" w:hAnsi="Cambria" w:cs="Cambria"/>
          <w:color w:val="181717"/>
          <w:lang w:val="en-GB"/>
          <w:rPrChange w:id="172" w:author="Jakob Dumky" w:date="2019-12-01T13:49:00Z">
            <w:rPr>
              <w:ins w:id="173" w:author="Jakob Dumky" w:date="2019-12-01T13:48:00Z"/>
              <w:lang w:val="en-GB"/>
            </w:rPr>
          </w:rPrChange>
        </w:rPr>
        <w:pPrChange w:id="174" w:author="Jakob Dumky" w:date="2019-12-01T13:50:00Z">
          <w:pPr>
            <w:spacing w:after="150" w:line="265" w:lineRule="auto"/>
            <w:jc w:val="both"/>
          </w:pPr>
        </w:pPrChange>
      </w:pPr>
      <w:ins w:id="175" w:author="Jakob Dumky" w:date="2019-12-01T13:48:00Z">
        <w:r w:rsidRPr="00B31E73">
          <w:rPr>
            <w:rFonts w:ascii="Cambria" w:eastAsia="Cambria" w:hAnsi="Cambria" w:cs="Cambria"/>
            <w:color w:val="181717"/>
            <w:lang w:val="en-GB"/>
            <w:rPrChange w:id="176" w:author="Jakob Dumky" w:date="2019-12-01T13:49:00Z">
              <w:rPr>
                <w:lang w:val="en-GB"/>
              </w:rPr>
            </w:rPrChange>
          </w:rPr>
          <w:t>Promote continual improvement</w:t>
        </w:r>
      </w:ins>
    </w:p>
    <w:p w14:paraId="4C87F1CD" w14:textId="7D0F2112" w:rsidR="00273F27" w:rsidDel="001F7590" w:rsidRDefault="00EF0474">
      <w:pPr>
        <w:spacing w:after="150" w:line="265" w:lineRule="auto"/>
        <w:jc w:val="both"/>
        <w:rPr>
          <w:del w:id="177" w:author="Jakob Dumky" w:date="2019-12-01T13:47:00Z"/>
        </w:rPr>
        <w:pPrChange w:id="178" w:author="Jakob Dumky" w:date="2019-12-01T13:45:00Z">
          <w:pPr>
            <w:numPr>
              <w:numId w:val="5"/>
            </w:numPr>
            <w:spacing w:after="150" w:line="265" w:lineRule="auto"/>
            <w:ind w:left="403" w:hanging="403"/>
            <w:jc w:val="both"/>
          </w:pPr>
        </w:pPrChange>
      </w:pPr>
      <w:del w:id="179" w:author="Jakob Dumky" w:date="2019-12-01T13:47:00Z">
        <w:r w:rsidDel="001F7590">
          <w:rPr>
            <w:rFonts w:ascii="Cambria" w:eastAsia="Cambria" w:hAnsi="Cambria" w:cs="Cambria"/>
            <w:color w:val="181717"/>
          </w:rPr>
          <w:delText>communicating the importance of effective information security management and of conforming to the information security management system requirements;</w:delText>
        </w:r>
      </w:del>
    </w:p>
    <w:p w14:paraId="16542336" w14:textId="6725AB29" w:rsidR="00273F27" w:rsidDel="00C32F90" w:rsidRDefault="00EF0474">
      <w:pPr>
        <w:spacing w:after="150" w:line="265" w:lineRule="auto"/>
        <w:jc w:val="both"/>
        <w:rPr>
          <w:del w:id="180" w:author="Jakob Dumky" w:date="2019-12-01T13:48:00Z"/>
        </w:rPr>
        <w:pPrChange w:id="181" w:author="Jakob Dumky" w:date="2019-12-01T13:45:00Z">
          <w:pPr>
            <w:numPr>
              <w:numId w:val="5"/>
            </w:numPr>
            <w:spacing w:after="150" w:line="265" w:lineRule="auto"/>
            <w:ind w:left="403" w:hanging="403"/>
            <w:jc w:val="both"/>
          </w:pPr>
        </w:pPrChange>
      </w:pPr>
      <w:del w:id="182" w:author="Jakob Dumky" w:date="2019-12-01T13:48:00Z">
        <w:r w:rsidDel="00C32F90">
          <w:rPr>
            <w:rFonts w:ascii="Cambria" w:eastAsia="Cambria" w:hAnsi="Cambria" w:cs="Cambria"/>
            <w:color w:val="181717"/>
          </w:rPr>
          <w:delText>ensuring that the information security management system achieves its intended outcome(s);</w:delText>
        </w:r>
      </w:del>
    </w:p>
    <w:p w14:paraId="34D78B03" w14:textId="7E0B9B42" w:rsidR="00273F27" w:rsidDel="00C279AD" w:rsidRDefault="00EF0474">
      <w:pPr>
        <w:spacing w:after="150" w:line="265" w:lineRule="auto"/>
        <w:jc w:val="both"/>
        <w:rPr>
          <w:del w:id="183" w:author="Jakob Dumky" w:date="2019-12-01T13:48:00Z"/>
        </w:rPr>
        <w:pPrChange w:id="184" w:author="Jakob Dumky" w:date="2019-12-01T13:45:00Z">
          <w:pPr>
            <w:numPr>
              <w:numId w:val="5"/>
            </w:numPr>
            <w:spacing w:after="150" w:line="265" w:lineRule="auto"/>
            <w:ind w:left="403" w:hanging="403"/>
            <w:jc w:val="both"/>
          </w:pPr>
        </w:pPrChange>
      </w:pPr>
      <w:del w:id="185" w:author="Jakob Dumky" w:date="2019-12-01T13:48:00Z">
        <w:r w:rsidDel="00C279AD">
          <w:rPr>
            <w:rFonts w:ascii="Cambria" w:eastAsia="Cambria" w:hAnsi="Cambria" w:cs="Cambria"/>
            <w:color w:val="181717"/>
          </w:rPr>
          <w:delText>directing and supporting persons to contribute to the effectiveness of the information security management system;</w:delText>
        </w:r>
      </w:del>
    </w:p>
    <w:p w14:paraId="4BFCB500" w14:textId="306308B1" w:rsidR="00273F27" w:rsidDel="00C279AD" w:rsidRDefault="00EF0474">
      <w:pPr>
        <w:spacing w:after="150" w:line="265" w:lineRule="auto"/>
        <w:jc w:val="both"/>
        <w:rPr>
          <w:del w:id="186" w:author="Jakob Dumky" w:date="2019-12-01T13:48:00Z"/>
        </w:rPr>
        <w:pPrChange w:id="187" w:author="Jakob Dumky" w:date="2019-12-01T13:45:00Z">
          <w:pPr>
            <w:numPr>
              <w:numId w:val="5"/>
            </w:numPr>
            <w:spacing w:after="150" w:line="265" w:lineRule="auto"/>
            <w:ind w:left="403" w:hanging="403"/>
            <w:jc w:val="both"/>
          </w:pPr>
        </w:pPrChange>
      </w:pPr>
      <w:del w:id="188" w:author="Jakob Dumky" w:date="2019-12-01T13:48:00Z">
        <w:r w:rsidDel="00C279AD">
          <w:rPr>
            <w:rFonts w:ascii="Cambria" w:eastAsia="Cambria" w:hAnsi="Cambria" w:cs="Cambria"/>
            <w:color w:val="181717"/>
          </w:rPr>
          <w:delText>promoting continual improvement; and</w:delText>
        </w:r>
      </w:del>
    </w:p>
    <w:p w14:paraId="38B8A2B5" w14:textId="3737584F" w:rsidR="00273F27" w:rsidRDefault="00CA491E">
      <w:pPr>
        <w:pStyle w:val="ListParagraph"/>
        <w:numPr>
          <w:ilvl w:val="0"/>
          <w:numId w:val="36"/>
        </w:numPr>
        <w:spacing w:after="290" w:line="265" w:lineRule="auto"/>
        <w:jc w:val="both"/>
        <w:pPrChange w:id="189" w:author="Jakob Dumky" w:date="2019-12-01T13:50:00Z">
          <w:pPr>
            <w:numPr>
              <w:numId w:val="5"/>
            </w:numPr>
            <w:spacing w:after="290" w:line="265" w:lineRule="auto"/>
            <w:ind w:left="403" w:hanging="403"/>
            <w:jc w:val="both"/>
          </w:pPr>
        </w:pPrChange>
      </w:pPr>
      <w:ins w:id="190" w:author="Jakob Dumky" w:date="2019-12-01T13:48:00Z">
        <w:r w:rsidRPr="00B31E73">
          <w:rPr>
            <w:rFonts w:ascii="Cambria" w:eastAsia="Cambria" w:hAnsi="Cambria" w:cs="Cambria"/>
            <w:color w:val="181717"/>
            <w:lang w:val="en-GB"/>
            <w:rPrChange w:id="191" w:author="Jakob Dumky" w:date="2019-12-01T13:49:00Z">
              <w:rPr>
                <w:lang w:val="en-GB"/>
              </w:rPr>
            </w:rPrChange>
          </w:rPr>
          <w:t xml:space="preserve">Support </w:t>
        </w:r>
      </w:ins>
      <w:ins w:id="192" w:author="Jakob Dumky" w:date="2019-12-01T13:49:00Z">
        <w:r w:rsidRPr="00B31E73">
          <w:rPr>
            <w:rFonts w:ascii="Cambria" w:eastAsia="Cambria" w:hAnsi="Cambria" w:cs="Cambria"/>
            <w:color w:val="181717"/>
            <w:lang w:val="en-GB"/>
            <w:rPrChange w:id="193" w:author="Jakob Dumky" w:date="2019-12-01T13:49:00Z">
              <w:rPr>
                <w:lang w:val="en-GB"/>
              </w:rPr>
            </w:rPrChange>
          </w:rPr>
          <w:t>all management roles to ensure information security</w:t>
        </w:r>
      </w:ins>
      <w:del w:id="194" w:author="Jakob Dumky" w:date="2019-12-01T13:48:00Z">
        <w:r w:rsidR="00EF0474" w:rsidRPr="00B31E73" w:rsidDel="00CA491E">
          <w:rPr>
            <w:rFonts w:ascii="Cambria" w:eastAsia="Cambria" w:hAnsi="Cambria" w:cs="Cambria"/>
            <w:color w:val="181717"/>
            <w:rPrChange w:id="195" w:author="Jakob Dumky" w:date="2019-12-01T13:49:00Z">
              <w:rPr/>
            </w:rPrChange>
          </w:rPr>
          <w:delText>supporting other relevant management roles to demonstrate their leadership as it applies to their areas of responsibility.</w:delText>
        </w:r>
      </w:del>
    </w:p>
    <w:p w14:paraId="1E46CE33" w14:textId="77777777" w:rsidR="00273F27" w:rsidRDefault="00EF0474">
      <w:pPr>
        <w:pStyle w:val="Heading4"/>
        <w:tabs>
          <w:tab w:val="center" w:pos="220"/>
        </w:tabs>
        <w:ind w:left="-15" w:firstLine="0"/>
      </w:pPr>
      <w:r>
        <w:t xml:space="preserve">5.2 </w:t>
      </w:r>
      <w:r>
        <w:tab/>
        <w:t>Policy</w:t>
      </w:r>
    </w:p>
    <w:p w14:paraId="1D614934" w14:textId="77777777" w:rsidR="00273F27" w:rsidRDefault="00EF0474">
      <w:pPr>
        <w:spacing w:after="150" w:line="265" w:lineRule="auto"/>
        <w:ind w:left="-5" w:hanging="10"/>
        <w:jc w:val="both"/>
      </w:pPr>
      <w:r>
        <w:rPr>
          <w:rFonts w:ascii="Cambria" w:eastAsia="Cambria" w:hAnsi="Cambria" w:cs="Cambria"/>
          <w:color w:val="181717"/>
        </w:rPr>
        <w:t>Top management shall establish an information security policy that:</w:t>
      </w:r>
    </w:p>
    <w:p w14:paraId="38421F17" w14:textId="527B090C" w:rsidR="00273F27" w:rsidRDefault="00EF0474">
      <w:pPr>
        <w:numPr>
          <w:ilvl w:val="0"/>
          <w:numId w:val="37"/>
        </w:numPr>
        <w:spacing w:after="150" w:line="265" w:lineRule="auto"/>
        <w:jc w:val="both"/>
        <w:pPrChange w:id="196" w:author="Jakob Dumky" w:date="2019-12-01T13:55:00Z">
          <w:pPr>
            <w:numPr>
              <w:numId w:val="6"/>
            </w:numPr>
            <w:spacing w:after="150" w:line="265" w:lineRule="auto"/>
            <w:ind w:left="403" w:hanging="403"/>
            <w:jc w:val="both"/>
          </w:pPr>
        </w:pPrChange>
      </w:pPr>
      <w:del w:id="197" w:author="Jakob Dumky" w:date="2019-12-01T13:55:00Z">
        <w:r w:rsidDel="00F44286">
          <w:rPr>
            <w:rFonts w:ascii="Cambria" w:eastAsia="Cambria" w:hAnsi="Cambria" w:cs="Cambria"/>
            <w:color w:val="181717"/>
          </w:rPr>
          <w:delText>is appropriate to the purpose of the organization;</w:delText>
        </w:r>
      </w:del>
      <w:ins w:id="198" w:author="Jakob Dumky" w:date="2019-12-01T13:55:00Z">
        <w:r w:rsidR="00F44286">
          <w:rPr>
            <w:rFonts w:ascii="Cambria" w:eastAsia="Cambria" w:hAnsi="Cambria" w:cs="Cambria"/>
            <w:color w:val="181717"/>
            <w:lang w:val="en-GB"/>
          </w:rPr>
          <w:t>Appropriate</w:t>
        </w:r>
        <w:r w:rsidR="00207850">
          <w:rPr>
            <w:rFonts w:ascii="Cambria" w:eastAsia="Cambria" w:hAnsi="Cambria" w:cs="Cambria"/>
            <w:color w:val="181717"/>
            <w:lang w:val="en-GB"/>
          </w:rPr>
          <w:t xml:space="preserve"> to the organization</w:t>
        </w:r>
      </w:ins>
    </w:p>
    <w:p w14:paraId="5BAF8EF8" w14:textId="0AE98476" w:rsidR="00273F27" w:rsidRDefault="00EF0474">
      <w:pPr>
        <w:numPr>
          <w:ilvl w:val="0"/>
          <w:numId w:val="37"/>
        </w:numPr>
        <w:spacing w:after="150" w:line="265" w:lineRule="auto"/>
        <w:jc w:val="both"/>
        <w:pPrChange w:id="199" w:author="Jakob Dumky" w:date="2019-12-01T13:55:00Z">
          <w:pPr>
            <w:numPr>
              <w:numId w:val="6"/>
            </w:numPr>
            <w:spacing w:after="150" w:line="265" w:lineRule="auto"/>
            <w:ind w:left="403" w:hanging="403"/>
            <w:jc w:val="both"/>
          </w:pPr>
        </w:pPrChange>
      </w:pPr>
      <w:del w:id="200" w:author="Jakob Dumky" w:date="2019-12-01T13:56:00Z">
        <w:r w:rsidDel="009916CB">
          <w:rPr>
            <w:rFonts w:ascii="Cambria" w:eastAsia="Cambria" w:hAnsi="Cambria" w:cs="Cambria"/>
            <w:color w:val="181717"/>
          </w:rPr>
          <w:delText xml:space="preserve">includes information security objectives (see </w:delText>
        </w:r>
        <w:r w:rsidDel="009916CB">
          <w:rPr>
            <w:rFonts w:ascii="Cambria" w:eastAsia="Cambria" w:hAnsi="Cambria" w:cs="Cambria"/>
            <w:color w:val="053BF5"/>
            <w:u w:val="single" w:color="053BF5"/>
          </w:rPr>
          <w:delText>6.2</w:delText>
        </w:r>
        <w:r w:rsidDel="009916CB">
          <w:rPr>
            <w:rFonts w:ascii="Cambria" w:eastAsia="Cambria" w:hAnsi="Cambria" w:cs="Cambria"/>
            <w:color w:val="181717"/>
          </w:rPr>
          <w:delText>) or provides the framework for setting information security objectives;</w:delText>
        </w:r>
      </w:del>
      <w:ins w:id="201" w:author="Jakob Dumky" w:date="2019-12-01T13:56:00Z">
        <w:r w:rsidR="009916CB">
          <w:rPr>
            <w:rFonts w:ascii="Cambria" w:eastAsia="Cambria" w:hAnsi="Cambria" w:cs="Cambria"/>
            <w:color w:val="181717"/>
            <w:lang w:val="en-GB"/>
          </w:rPr>
          <w:t>Framework for the establishment of objectives</w:t>
        </w:r>
      </w:ins>
    </w:p>
    <w:p w14:paraId="36614C6D" w14:textId="77777777" w:rsidR="00F42C22" w:rsidRPr="00F42C22" w:rsidRDefault="009916CB" w:rsidP="00154340">
      <w:pPr>
        <w:numPr>
          <w:ilvl w:val="0"/>
          <w:numId w:val="37"/>
        </w:numPr>
        <w:spacing w:after="150" w:line="265" w:lineRule="auto"/>
        <w:jc w:val="both"/>
        <w:rPr>
          <w:ins w:id="202" w:author="Jakob Dumky" w:date="2019-12-01T13:56:00Z"/>
          <w:rPrChange w:id="203" w:author="Jakob Dumky" w:date="2019-12-01T13:56:00Z">
            <w:rPr>
              <w:ins w:id="204" w:author="Jakob Dumky" w:date="2019-12-01T13:56:00Z"/>
              <w:rFonts w:ascii="Cambria" w:eastAsia="Cambria" w:hAnsi="Cambria" w:cs="Cambria"/>
              <w:color w:val="181717"/>
              <w:lang w:val="en-GB"/>
            </w:rPr>
          </w:rPrChange>
        </w:rPr>
      </w:pPr>
      <w:ins w:id="205" w:author="Jakob Dumky" w:date="2019-12-01T13:56:00Z">
        <w:r>
          <w:rPr>
            <w:rFonts w:ascii="Cambria" w:eastAsia="Cambria" w:hAnsi="Cambria" w:cs="Cambria"/>
            <w:color w:val="181717"/>
            <w:lang w:val="en-GB"/>
          </w:rPr>
          <w:t xml:space="preserve">Commitment to </w:t>
        </w:r>
        <w:r w:rsidR="00F42C22">
          <w:rPr>
            <w:rFonts w:ascii="Cambria" w:eastAsia="Cambria" w:hAnsi="Cambria" w:cs="Cambria"/>
            <w:color w:val="181717"/>
            <w:lang w:val="en-GB"/>
          </w:rPr>
          <w:t>compliance</w:t>
        </w:r>
      </w:ins>
    </w:p>
    <w:p w14:paraId="790CA339" w14:textId="673DF1AE" w:rsidR="00273F27" w:rsidRPr="00F42C22" w:rsidDel="00F42C22" w:rsidRDefault="00F42C22" w:rsidP="00154340">
      <w:pPr>
        <w:numPr>
          <w:ilvl w:val="0"/>
          <w:numId w:val="37"/>
        </w:numPr>
        <w:spacing w:after="150" w:line="265" w:lineRule="auto"/>
        <w:jc w:val="both"/>
        <w:rPr>
          <w:del w:id="206" w:author="Jakob Dumky" w:date="2019-12-01T13:56:00Z"/>
          <w:rPrChange w:id="207" w:author="Jakob Dumky" w:date="2019-12-01T13:56:00Z">
            <w:rPr>
              <w:del w:id="208" w:author="Jakob Dumky" w:date="2019-12-01T13:56:00Z"/>
              <w:rFonts w:ascii="Cambria" w:eastAsia="Cambria" w:hAnsi="Cambria" w:cs="Cambria"/>
              <w:color w:val="181717"/>
              <w:lang w:val="en-GB"/>
            </w:rPr>
          </w:rPrChange>
        </w:rPr>
      </w:pPr>
      <w:ins w:id="209" w:author="Jakob Dumky" w:date="2019-12-01T13:56:00Z">
        <w:r>
          <w:rPr>
            <w:rFonts w:ascii="Cambria" w:eastAsia="Cambria" w:hAnsi="Cambria" w:cs="Cambria"/>
            <w:color w:val="181717"/>
            <w:lang w:val="en-GB"/>
          </w:rPr>
          <w:t xml:space="preserve">Commitment to </w:t>
        </w:r>
      </w:ins>
      <w:ins w:id="210" w:author="Jakob Dumky" w:date="2019-12-01T13:57:00Z">
        <w:r>
          <w:rPr>
            <w:rFonts w:ascii="Cambria" w:eastAsia="Cambria" w:hAnsi="Cambria" w:cs="Cambria"/>
            <w:color w:val="181717"/>
            <w:lang w:val="en-GB"/>
          </w:rPr>
          <w:t>continuous</w:t>
        </w:r>
      </w:ins>
      <w:ins w:id="211" w:author="Jakob Dumky" w:date="2019-12-01T13:56:00Z">
        <w:r>
          <w:rPr>
            <w:rFonts w:ascii="Cambria" w:eastAsia="Cambria" w:hAnsi="Cambria" w:cs="Cambria"/>
            <w:color w:val="181717"/>
            <w:lang w:val="en-GB"/>
          </w:rPr>
          <w:t xml:space="preserve"> improvements</w:t>
        </w:r>
      </w:ins>
      <w:del w:id="212" w:author="Jakob Dumky" w:date="2019-12-01T13:56:00Z">
        <w:r w:rsidR="00EF0474" w:rsidDel="00F42C22">
          <w:rPr>
            <w:rFonts w:ascii="Cambria" w:eastAsia="Cambria" w:hAnsi="Cambria" w:cs="Cambria"/>
            <w:color w:val="181717"/>
          </w:rPr>
          <w:delText>includes a commitment to satisfy applicable requirements related to information security; and</w:delText>
        </w:r>
      </w:del>
    </w:p>
    <w:p w14:paraId="2D96A01D" w14:textId="77777777" w:rsidR="00F42C22" w:rsidRDefault="00F42C22">
      <w:pPr>
        <w:numPr>
          <w:ilvl w:val="0"/>
          <w:numId w:val="37"/>
        </w:numPr>
        <w:spacing w:after="150" w:line="265" w:lineRule="auto"/>
        <w:jc w:val="both"/>
        <w:rPr>
          <w:ins w:id="213" w:author="Jakob Dumky" w:date="2019-12-01T13:56:00Z"/>
        </w:rPr>
        <w:pPrChange w:id="214" w:author="Jakob Dumky" w:date="2019-12-01T13:55:00Z">
          <w:pPr>
            <w:numPr>
              <w:numId w:val="6"/>
            </w:numPr>
            <w:spacing w:after="150" w:line="265" w:lineRule="auto"/>
            <w:ind w:left="403" w:hanging="403"/>
            <w:jc w:val="both"/>
          </w:pPr>
        </w:pPrChange>
      </w:pPr>
    </w:p>
    <w:p w14:paraId="74DEA775" w14:textId="78F010DA" w:rsidR="00273F27" w:rsidRPr="00AC5675" w:rsidDel="00AC5675" w:rsidRDefault="00AC5675" w:rsidP="00154340">
      <w:pPr>
        <w:numPr>
          <w:ilvl w:val="0"/>
          <w:numId w:val="37"/>
        </w:numPr>
        <w:spacing w:after="150" w:line="265" w:lineRule="auto"/>
        <w:jc w:val="both"/>
        <w:rPr>
          <w:del w:id="215" w:author="Jakob Dumky" w:date="2019-12-01T13:57:00Z"/>
          <w:rPrChange w:id="216" w:author="Jakob Dumky" w:date="2019-12-01T13:57:00Z">
            <w:rPr>
              <w:del w:id="217" w:author="Jakob Dumky" w:date="2019-12-01T13:57:00Z"/>
              <w:rFonts w:ascii="Cambria" w:eastAsia="Cambria" w:hAnsi="Cambria" w:cs="Cambria"/>
              <w:color w:val="181717"/>
              <w:lang w:val="en-GB"/>
            </w:rPr>
          </w:rPrChange>
        </w:rPr>
      </w:pPr>
      <w:ins w:id="218" w:author="Jakob Dumky" w:date="2019-12-01T13:57:00Z">
        <w:r>
          <w:rPr>
            <w:rFonts w:ascii="Cambria" w:eastAsia="Cambria" w:hAnsi="Cambria" w:cs="Cambria"/>
            <w:color w:val="181717"/>
            <w:lang w:val="en-GB"/>
          </w:rPr>
          <w:t xml:space="preserve">Document the policy </w:t>
        </w:r>
      </w:ins>
      <w:del w:id="219" w:author="Jakob Dumky" w:date="2019-12-01T13:57:00Z">
        <w:r w:rsidR="00EF0474" w:rsidRPr="00F42C22" w:rsidDel="00F42C22">
          <w:rPr>
            <w:rFonts w:ascii="Cambria" w:eastAsia="Cambria" w:hAnsi="Cambria" w:cs="Cambria"/>
            <w:color w:val="181717"/>
          </w:rPr>
          <w:delText>includes a commitment to continual improvement of the information security management system.</w:delText>
        </w:r>
      </w:del>
    </w:p>
    <w:p w14:paraId="2CC38284" w14:textId="77777777" w:rsidR="00AC5675" w:rsidRDefault="00AC5675">
      <w:pPr>
        <w:numPr>
          <w:ilvl w:val="0"/>
          <w:numId w:val="37"/>
        </w:numPr>
        <w:spacing w:after="150" w:line="265" w:lineRule="auto"/>
        <w:jc w:val="both"/>
        <w:rPr>
          <w:ins w:id="220" w:author="Jakob Dumky" w:date="2019-12-01T13:57:00Z"/>
        </w:rPr>
        <w:pPrChange w:id="221" w:author="Jakob Dumky" w:date="2019-12-01T13:55:00Z">
          <w:pPr>
            <w:numPr>
              <w:numId w:val="6"/>
            </w:numPr>
            <w:spacing w:after="150" w:line="265" w:lineRule="auto"/>
            <w:ind w:left="403" w:hanging="403"/>
            <w:jc w:val="both"/>
          </w:pPr>
        </w:pPrChange>
      </w:pPr>
    </w:p>
    <w:p w14:paraId="1CCB271F" w14:textId="03B370EF" w:rsidR="00273F27" w:rsidRPr="00AC5675" w:rsidDel="00AC5675" w:rsidRDefault="00AE6791" w:rsidP="00154340">
      <w:pPr>
        <w:numPr>
          <w:ilvl w:val="0"/>
          <w:numId w:val="37"/>
        </w:numPr>
        <w:spacing w:after="150" w:line="265" w:lineRule="auto"/>
        <w:jc w:val="both"/>
        <w:rPr>
          <w:del w:id="222" w:author="Jakob Dumky" w:date="2019-12-01T13:57:00Z"/>
          <w:rPrChange w:id="223" w:author="Jakob Dumky" w:date="2019-12-01T13:57:00Z">
            <w:rPr>
              <w:del w:id="224" w:author="Jakob Dumky" w:date="2019-12-01T13:57:00Z"/>
              <w:rFonts w:ascii="Cambria" w:eastAsia="Cambria" w:hAnsi="Cambria" w:cs="Cambria"/>
              <w:color w:val="181717"/>
              <w:lang w:val="en-GB"/>
            </w:rPr>
          </w:rPrChange>
        </w:rPr>
      </w:pPr>
      <w:ins w:id="225" w:author="Jakob Dumky" w:date="2019-12-01T13:57:00Z">
        <w:r>
          <w:rPr>
            <w:rFonts w:ascii="Cambria" w:eastAsia="Cambria" w:hAnsi="Cambria" w:cs="Cambria"/>
            <w:color w:val="181717"/>
            <w:lang w:val="en-GB"/>
          </w:rPr>
          <w:t xml:space="preserve">Communicate the </w:t>
        </w:r>
        <w:r w:rsidR="00AC5675">
          <w:rPr>
            <w:rFonts w:ascii="Cambria" w:eastAsia="Cambria" w:hAnsi="Cambria" w:cs="Cambria"/>
            <w:color w:val="181717"/>
            <w:lang w:val="en-GB"/>
          </w:rPr>
          <w:t>policy</w:t>
        </w:r>
      </w:ins>
      <w:del w:id="226" w:author="Jakob Dumky" w:date="2019-12-01T13:57:00Z">
        <w:r w:rsidR="00EF0474" w:rsidRPr="00F42C22" w:rsidDel="00F42C22">
          <w:rPr>
            <w:rFonts w:ascii="Cambria" w:eastAsia="Cambria" w:hAnsi="Cambria" w:cs="Cambria"/>
            <w:color w:val="181717"/>
            <w:rPrChange w:id="227" w:author="Jakob Dumky" w:date="2019-12-01T13:57:00Z">
              <w:rPr/>
            </w:rPrChange>
          </w:rPr>
          <w:delText>The information security policy shall:</w:delText>
        </w:r>
      </w:del>
    </w:p>
    <w:p w14:paraId="16003221" w14:textId="77777777" w:rsidR="00AC5675" w:rsidRDefault="00AC5675">
      <w:pPr>
        <w:numPr>
          <w:ilvl w:val="0"/>
          <w:numId w:val="37"/>
        </w:numPr>
        <w:spacing w:after="150" w:line="265" w:lineRule="auto"/>
        <w:jc w:val="both"/>
        <w:rPr>
          <w:ins w:id="228" w:author="Jakob Dumky" w:date="2019-12-01T13:57:00Z"/>
        </w:rPr>
        <w:pPrChange w:id="229" w:author="Jakob Dumky" w:date="2019-12-01T13:55:00Z">
          <w:pPr>
            <w:spacing w:after="150" w:line="265" w:lineRule="auto"/>
            <w:ind w:left="-5" w:hanging="10"/>
            <w:jc w:val="both"/>
          </w:pPr>
        </w:pPrChange>
      </w:pPr>
    </w:p>
    <w:p w14:paraId="38A88E3A" w14:textId="0156EBA4" w:rsidR="00273F27" w:rsidDel="00AC5675" w:rsidRDefault="00EF0474">
      <w:pPr>
        <w:numPr>
          <w:ilvl w:val="0"/>
          <w:numId w:val="37"/>
        </w:numPr>
        <w:spacing w:after="150" w:line="265" w:lineRule="auto"/>
        <w:jc w:val="both"/>
        <w:rPr>
          <w:del w:id="230" w:author="Jakob Dumky" w:date="2019-12-01T13:57:00Z"/>
        </w:rPr>
        <w:pPrChange w:id="231" w:author="Jakob Dumky" w:date="2019-12-01T13:55:00Z">
          <w:pPr>
            <w:numPr>
              <w:numId w:val="6"/>
            </w:numPr>
            <w:spacing w:after="150" w:line="265" w:lineRule="auto"/>
            <w:ind w:left="403" w:hanging="403"/>
            <w:jc w:val="both"/>
          </w:pPr>
        </w:pPrChange>
      </w:pPr>
      <w:del w:id="232" w:author="Jakob Dumky" w:date="2019-12-01T13:57:00Z">
        <w:r w:rsidDel="00AC5675">
          <w:rPr>
            <w:rFonts w:ascii="Cambria" w:eastAsia="Cambria" w:hAnsi="Cambria" w:cs="Cambria"/>
            <w:color w:val="181717"/>
          </w:rPr>
          <w:delText>be available as documented information;</w:delText>
        </w:r>
      </w:del>
    </w:p>
    <w:p w14:paraId="3565293A" w14:textId="0D7C9D4A" w:rsidR="00273F27" w:rsidDel="00AC5675" w:rsidRDefault="00EF0474">
      <w:pPr>
        <w:numPr>
          <w:ilvl w:val="0"/>
          <w:numId w:val="37"/>
        </w:numPr>
        <w:spacing w:after="150" w:line="265" w:lineRule="auto"/>
        <w:jc w:val="both"/>
        <w:rPr>
          <w:del w:id="233" w:author="Jakob Dumky" w:date="2019-12-01T13:57:00Z"/>
        </w:rPr>
        <w:pPrChange w:id="234" w:author="Jakob Dumky" w:date="2019-12-01T13:55:00Z">
          <w:pPr>
            <w:numPr>
              <w:numId w:val="6"/>
            </w:numPr>
            <w:spacing w:after="150" w:line="265" w:lineRule="auto"/>
            <w:ind w:left="403" w:hanging="403"/>
            <w:jc w:val="both"/>
          </w:pPr>
        </w:pPrChange>
      </w:pPr>
      <w:del w:id="235" w:author="Jakob Dumky" w:date="2019-12-01T13:57:00Z">
        <w:r w:rsidDel="00AC5675">
          <w:rPr>
            <w:rFonts w:ascii="Cambria" w:eastAsia="Cambria" w:hAnsi="Cambria" w:cs="Cambria"/>
            <w:color w:val="181717"/>
          </w:rPr>
          <w:delText>be communicated within the organization; and</w:delText>
        </w:r>
      </w:del>
    </w:p>
    <w:p w14:paraId="04EB6DF7" w14:textId="34C5FEBB" w:rsidR="00273F27" w:rsidRDefault="00EF0474">
      <w:pPr>
        <w:spacing w:after="289" w:line="265" w:lineRule="auto"/>
        <w:jc w:val="both"/>
        <w:pPrChange w:id="236" w:author="Jakob Dumky" w:date="2019-12-01T13:57:00Z">
          <w:pPr>
            <w:numPr>
              <w:numId w:val="6"/>
            </w:numPr>
            <w:spacing w:after="289" w:line="265" w:lineRule="auto"/>
            <w:ind w:left="403" w:hanging="403"/>
            <w:jc w:val="both"/>
          </w:pPr>
        </w:pPrChange>
      </w:pPr>
      <w:del w:id="237" w:author="Jakob Dumky" w:date="2019-12-01T13:57:00Z">
        <w:r w:rsidDel="00AC5675">
          <w:rPr>
            <w:rFonts w:ascii="Cambria" w:eastAsia="Cambria" w:hAnsi="Cambria" w:cs="Cambria"/>
            <w:color w:val="181717"/>
          </w:rPr>
          <w:delText>be available to interested parties, as appropriate.</w:delText>
        </w:r>
      </w:del>
    </w:p>
    <w:p w14:paraId="56E652AE" w14:textId="3570936E" w:rsidR="00273F27" w:rsidRDefault="00EF0474">
      <w:pPr>
        <w:pStyle w:val="Heading4"/>
        <w:tabs>
          <w:tab w:val="center" w:pos="3480"/>
        </w:tabs>
        <w:ind w:left="-15" w:firstLine="0"/>
      </w:pPr>
      <w:r>
        <w:t xml:space="preserve">5.3 </w:t>
      </w:r>
      <w:r>
        <w:tab/>
      </w:r>
      <w:del w:id="238" w:author="Jakob Dumky" w:date="2019-12-01T13:58:00Z">
        <w:r w:rsidDel="00AC5675">
          <w:delText>Organizational r</w:delText>
        </w:r>
      </w:del>
      <w:ins w:id="239" w:author="Jakob Dumky" w:date="2019-12-01T13:58:00Z">
        <w:r w:rsidR="00AC5675">
          <w:rPr>
            <w:lang w:val="en-GB"/>
          </w:rPr>
          <w:t>R</w:t>
        </w:r>
      </w:ins>
      <w:proofErr w:type="spellStart"/>
      <w:r>
        <w:t>oles</w:t>
      </w:r>
      <w:proofErr w:type="spellEnd"/>
      <w:r>
        <w:t>, responsibilities and authorities</w:t>
      </w:r>
    </w:p>
    <w:p w14:paraId="3A1BC18D" w14:textId="77777777" w:rsidR="000A5654" w:rsidRDefault="00AD29E7">
      <w:pPr>
        <w:spacing w:after="150" w:line="265" w:lineRule="auto"/>
        <w:ind w:left="-5" w:hanging="10"/>
        <w:jc w:val="both"/>
        <w:rPr>
          <w:ins w:id="240" w:author="Jakob Dumky" w:date="2019-12-01T13:59:00Z"/>
          <w:rFonts w:ascii="Cambria" w:eastAsia="Cambria" w:hAnsi="Cambria" w:cs="Cambria"/>
          <w:color w:val="181717"/>
          <w:lang w:val="en-GB"/>
        </w:rPr>
      </w:pPr>
      <w:ins w:id="241" w:author="Jakob Dumky" w:date="2019-12-01T13:59:00Z">
        <w:r>
          <w:rPr>
            <w:rFonts w:ascii="Cambria" w:eastAsia="Cambria" w:hAnsi="Cambria" w:cs="Cambria"/>
            <w:color w:val="181717"/>
            <w:lang w:val="en-GB"/>
          </w:rPr>
          <w:t xml:space="preserve">Define </w:t>
        </w:r>
        <w:r w:rsidR="00521FDE">
          <w:rPr>
            <w:rFonts w:ascii="Cambria" w:eastAsia="Cambria" w:hAnsi="Cambria" w:cs="Cambria"/>
            <w:color w:val="181717"/>
            <w:lang w:val="en-GB"/>
          </w:rPr>
          <w:t xml:space="preserve">roles </w:t>
        </w:r>
        <w:r w:rsidR="000A5654">
          <w:rPr>
            <w:rFonts w:ascii="Cambria" w:eastAsia="Cambria" w:hAnsi="Cambria" w:cs="Cambria"/>
            <w:color w:val="181717"/>
            <w:lang w:val="en-GB"/>
          </w:rPr>
          <w:t>affecting information security</w:t>
        </w:r>
      </w:ins>
    </w:p>
    <w:p w14:paraId="5CFEAEA8" w14:textId="360144ED" w:rsidR="00273F27" w:rsidDel="00D91E83" w:rsidRDefault="00D91E83">
      <w:pPr>
        <w:spacing w:after="150" w:line="265" w:lineRule="auto"/>
        <w:ind w:left="-5" w:hanging="10"/>
        <w:jc w:val="both"/>
        <w:rPr>
          <w:del w:id="242" w:author="Jakob Dumky" w:date="2019-12-01T13:59:00Z"/>
          <w:rFonts w:ascii="Cambria" w:eastAsia="Cambria" w:hAnsi="Cambria" w:cs="Cambria"/>
          <w:color w:val="181717"/>
          <w:lang w:val="en-GB"/>
        </w:rPr>
      </w:pPr>
      <w:ins w:id="243" w:author="Jakob Dumky" w:date="2019-12-01T15:09:00Z">
        <w:r>
          <w:rPr>
            <w:rFonts w:ascii="Cambria" w:eastAsia="Cambria" w:hAnsi="Cambria" w:cs="Cambria"/>
            <w:color w:val="181717"/>
            <w:lang w:val="en-GB"/>
          </w:rPr>
          <w:t xml:space="preserve">Assign responsibility and authority </w:t>
        </w:r>
      </w:ins>
      <w:del w:id="244" w:author="Jakob Dumky" w:date="2019-12-01T13:59:00Z">
        <w:r w:rsidR="00EF0474" w:rsidDel="000E7152">
          <w:rPr>
            <w:rFonts w:ascii="Cambria" w:eastAsia="Cambria" w:hAnsi="Cambria" w:cs="Cambria"/>
            <w:color w:val="181717"/>
          </w:rPr>
          <w:delText>Top management shall ensure that the responsibilities and authorities for roles relevant to information security are assigned and communicated.</w:delText>
        </w:r>
      </w:del>
    </w:p>
    <w:p w14:paraId="317F4DE1" w14:textId="004759FF" w:rsidR="00273F27" w:rsidRDefault="00413938">
      <w:pPr>
        <w:spacing w:after="150" w:line="265" w:lineRule="auto"/>
        <w:ind w:left="-5" w:hanging="10"/>
        <w:jc w:val="both"/>
        <w:rPr>
          <w:ins w:id="245" w:author="Jakob Dumky" w:date="2019-12-01T15:10:00Z"/>
          <w:rFonts w:ascii="Cambria" w:eastAsia="Cambria" w:hAnsi="Cambria" w:cs="Cambria"/>
          <w:color w:val="181717"/>
          <w:lang w:val="en-GB"/>
        </w:rPr>
      </w:pPr>
      <w:ins w:id="246" w:author="Jakob Dumky" w:date="2019-12-01T15:09:00Z">
        <w:r>
          <w:rPr>
            <w:rFonts w:ascii="Cambria" w:eastAsia="Cambria" w:hAnsi="Cambria" w:cs="Cambria"/>
            <w:color w:val="181717"/>
            <w:lang w:val="en-GB"/>
          </w:rPr>
          <w:t xml:space="preserve">to ensure effectiveness of the ISMS and </w:t>
        </w:r>
        <w:r w:rsidR="00191EFE">
          <w:rPr>
            <w:rFonts w:ascii="Cambria" w:eastAsia="Cambria" w:hAnsi="Cambria" w:cs="Cambria"/>
            <w:color w:val="181717"/>
            <w:lang w:val="en-GB"/>
          </w:rPr>
          <w:t>reporting of the performance of</w:t>
        </w:r>
      </w:ins>
      <w:ins w:id="247" w:author="Jakob Dumky" w:date="2019-12-01T15:10:00Z">
        <w:r w:rsidR="00191EFE">
          <w:rPr>
            <w:rFonts w:ascii="Cambria" w:eastAsia="Cambria" w:hAnsi="Cambria" w:cs="Cambria"/>
            <w:color w:val="181717"/>
            <w:lang w:val="en-GB"/>
          </w:rPr>
          <w:t xml:space="preserve"> the ISMS to </w:t>
        </w:r>
        <w:r w:rsidR="008173B0">
          <w:rPr>
            <w:rFonts w:ascii="Cambria" w:eastAsia="Cambria" w:hAnsi="Cambria" w:cs="Cambria"/>
            <w:color w:val="181717"/>
            <w:lang w:val="en-GB"/>
          </w:rPr>
          <w:t>top management.</w:t>
        </w:r>
      </w:ins>
      <w:del w:id="248" w:author="Jakob Dumky" w:date="2019-12-01T15:09:00Z">
        <w:r w:rsidR="00EF0474" w:rsidDel="00413938">
          <w:rPr>
            <w:rFonts w:ascii="Cambria" w:eastAsia="Cambria" w:hAnsi="Cambria" w:cs="Cambria"/>
            <w:color w:val="181717"/>
          </w:rPr>
          <w:delText>Top management shall assign the responsibility and authority for:</w:delText>
        </w:r>
      </w:del>
    </w:p>
    <w:p w14:paraId="4C54416F" w14:textId="77777777" w:rsidR="006663D4" w:rsidRDefault="006663D4">
      <w:pPr>
        <w:spacing w:after="150" w:line="265" w:lineRule="auto"/>
        <w:ind w:left="-5" w:hanging="10"/>
        <w:jc w:val="both"/>
        <w:rPr>
          <w:ins w:id="249" w:author="Jakob Dumky" w:date="2019-12-01T15:10:00Z"/>
          <w:rFonts w:ascii="Cambria" w:eastAsia="Cambria" w:hAnsi="Cambria" w:cs="Cambria"/>
          <w:color w:val="181717"/>
          <w:lang w:val="en-GB"/>
        </w:rPr>
      </w:pPr>
    </w:p>
    <w:p w14:paraId="5FF68EFD" w14:textId="637E001A" w:rsidR="008173B0" w:rsidDel="008173B0" w:rsidRDefault="008173B0">
      <w:pPr>
        <w:spacing w:after="150" w:line="265" w:lineRule="auto"/>
        <w:ind w:left="-5" w:hanging="10"/>
        <w:jc w:val="both"/>
        <w:rPr>
          <w:del w:id="250" w:author="Jakob Dumky" w:date="2019-12-01T15:10:00Z"/>
        </w:rPr>
      </w:pPr>
    </w:p>
    <w:p w14:paraId="7BDB8B53" w14:textId="714EE7BA" w:rsidR="00273F27" w:rsidDel="008173B0" w:rsidRDefault="00EF0474">
      <w:pPr>
        <w:numPr>
          <w:ilvl w:val="0"/>
          <w:numId w:val="7"/>
        </w:numPr>
        <w:spacing w:after="150" w:line="265" w:lineRule="auto"/>
        <w:ind w:hanging="403"/>
        <w:jc w:val="both"/>
        <w:rPr>
          <w:del w:id="251" w:author="Jakob Dumky" w:date="2019-12-01T15:10:00Z"/>
        </w:rPr>
      </w:pPr>
      <w:del w:id="252" w:author="Jakob Dumky" w:date="2019-12-01T15:10:00Z">
        <w:r w:rsidDel="008173B0">
          <w:rPr>
            <w:rFonts w:ascii="Cambria" w:eastAsia="Cambria" w:hAnsi="Cambria" w:cs="Cambria"/>
            <w:color w:val="181717"/>
          </w:rPr>
          <w:delText>ensuring that the information security management system conforms to the requirements of this International Standard; and</w:delText>
        </w:r>
      </w:del>
    </w:p>
    <w:p w14:paraId="307CE025" w14:textId="493B6C30" w:rsidR="00273F27" w:rsidDel="008173B0" w:rsidRDefault="00EF0474">
      <w:pPr>
        <w:numPr>
          <w:ilvl w:val="0"/>
          <w:numId w:val="7"/>
        </w:numPr>
        <w:spacing w:after="150" w:line="265" w:lineRule="auto"/>
        <w:ind w:hanging="403"/>
        <w:jc w:val="both"/>
        <w:rPr>
          <w:del w:id="253" w:author="Jakob Dumky" w:date="2019-12-01T15:10:00Z"/>
        </w:rPr>
      </w:pPr>
      <w:del w:id="254" w:author="Jakob Dumky" w:date="2019-12-01T15:10:00Z">
        <w:r w:rsidDel="008173B0">
          <w:rPr>
            <w:rFonts w:ascii="Cambria" w:eastAsia="Cambria" w:hAnsi="Cambria" w:cs="Cambria"/>
            <w:color w:val="181717"/>
          </w:rPr>
          <w:delText>reporting on the performance of the information security management system to top management.</w:delText>
        </w:r>
      </w:del>
    </w:p>
    <w:p w14:paraId="41AFC1FC" w14:textId="603C7FBE" w:rsidR="00273F27" w:rsidDel="008173B0" w:rsidRDefault="00EF0474">
      <w:pPr>
        <w:spacing w:after="462" w:line="220" w:lineRule="auto"/>
        <w:ind w:left="-5" w:hanging="10"/>
        <w:rPr>
          <w:del w:id="255" w:author="Jakob Dumky" w:date="2019-12-01T15:10:00Z"/>
        </w:rPr>
      </w:pPr>
      <w:del w:id="256" w:author="Jakob Dumky" w:date="2019-12-01T15:10:00Z">
        <w:r w:rsidDel="008173B0">
          <w:rPr>
            <w:rFonts w:ascii="Cambria" w:eastAsia="Cambria" w:hAnsi="Cambria" w:cs="Cambria"/>
            <w:color w:val="181717"/>
            <w:sz w:val="20"/>
          </w:rPr>
          <w:delText>NOTE Top management may also assign responsibilities and authorities for reporting performance of the information security management system within the organization.</w:delText>
        </w:r>
      </w:del>
    </w:p>
    <w:p w14:paraId="0EB1B286" w14:textId="77777777" w:rsidR="00273F27" w:rsidRDefault="00EF0474">
      <w:pPr>
        <w:pStyle w:val="Heading3"/>
        <w:tabs>
          <w:tab w:val="center" w:pos="930"/>
        </w:tabs>
        <w:ind w:left="-15" w:firstLine="0"/>
      </w:pPr>
      <w:bookmarkStart w:id="257" w:name="_Toc26099147"/>
      <w:r>
        <w:t xml:space="preserve">6 </w:t>
      </w:r>
      <w:r>
        <w:tab/>
        <w:t>Planning</w:t>
      </w:r>
      <w:bookmarkEnd w:id="257"/>
    </w:p>
    <w:p w14:paraId="521A6737" w14:textId="77777777" w:rsidR="00273F27" w:rsidRDefault="00EF0474">
      <w:pPr>
        <w:pStyle w:val="Heading4"/>
        <w:tabs>
          <w:tab w:val="center" w:pos="2899"/>
        </w:tabs>
        <w:spacing w:after="261"/>
        <w:ind w:left="-15" w:firstLine="0"/>
      </w:pPr>
      <w:r>
        <w:t xml:space="preserve">6.1 </w:t>
      </w:r>
      <w:r>
        <w:tab/>
        <w:t>Actions to address risks and opportunities</w:t>
      </w:r>
    </w:p>
    <w:p w14:paraId="59F68D15" w14:textId="77777777" w:rsidR="00273F27" w:rsidRDefault="00EF0474">
      <w:pPr>
        <w:pStyle w:val="Heading5"/>
        <w:tabs>
          <w:tab w:val="center" w:pos="1133"/>
        </w:tabs>
        <w:ind w:left="-15" w:firstLine="0"/>
      </w:pPr>
      <w:r>
        <w:t xml:space="preserve">6.1.1 </w:t>
      </w:r>
      <w:r>
        <w:tab/>
        <w:t>General</w:t>
      </w:r>
    </w:p>
    <w:p w14:paraId="094A93A1" w14:textId="74DCCFEC" w:rsidR="009D3075" w:rsidRDefault="00A23AF3">
      <w:pPr>
        <w:spacing w:after="150" w:line="265" w:lineRule="auto"/>
        <w:ind w:left="-5" w:hanging="10"/>
        <w:jc w:val="both"/>
        <w:rPr>
          <w:ins w:id="258" w:author="Jakob Dumky" w:date="2019-12-01T15:11:00Z"/>
          <w:rFonts w:ascii="Cambria" w:eastAsia="Cambria" w:hAnsi="Cambria" w:cs="Cambria"/>
          <w:color w:val="181717"/>
          <w:lang w:val="en-GB"/>
        </w:rPr>
      </w:pPr>
      <w:ins w:id="259" w:author="Jakob Dumky" w:date="2019-12-01T15:10:00Z">
        <w:r>
          <w:rPr>
            <w:rFonts w:ascii="Cambria" w:eastAsia="Cambria" w:hAnsi="Cambria" w:cs="Cambria"/>
            <w:color w:val="181717"/>
            <w:lang w:val="en-GB"/>
          </w:rPr>
          <w:t>The ISMS sh</w:t>
        </w:r>
      </w:ins>
      <w:ins w:id="260" w:author="Jakob Dumky" w:date="2019-12-01T15:11:00Z">
        <w:r>
          <w:rPr>
            <w:rFonts w:ascii="Cambria" w:eastAsia="Cambria" w:hAnsi="Cambria" w:cs="Cambria"/>
            <w:color w:val="181717"/>
            <w:lang w:val="en-GB"/>
          </w:rPr>
          <w:t>all be planned</w:t>
        </w:r>
        <w:r w:rsidR="009D3075">
          <w:rPr>
            <w:rFonts w:ascii="Cambria" w:eastAsia="Cambria" w:hAnsi="Cambria" w:cs="Cambria"/>
            <w:color w:val="181717"/>
            <w:lang w:val="en-GB"/>
          </w:rPr>
          <w:t>:</w:t>
        </w:r>
      </w:ins>
      <w:del w:id="261" w:author="Jakob Dumky" w:date="2019-12-01T15:11:00Z">
        <w:r w:rsidR="00EF0474" w:rsidDel="001F7347">
          <w:rPr>
            <w:rFonts w:ascii="Cambria" w:eastAsia="Cambria" w:hAnsi="Cambria" w:cs="Cambria"/>
            <w:color w:val="181717"/>
          </w:rPr>
          <w:delText xml:space="preserve">When planning for the information security management system, the organization shall consider the issues referred to in </w:delText>
        </w:r>
        <w:r w:rsidR="00EF0474" w:rsidDel="001F7347">
          <w:rPr>
            <w:rFonts w:ascii="Cambria" w:eastAsia="Cambria" w:hAnsi="Cambria" w:cs="Cambria"/>
            <w:color w:val="053BF5"/>
            <w:u w:val="single" w:color="053BF5"/>
          </w:rPr>
          <w:delText>4.1</w:delText>
        </w:r>
        <w:r w:rsidR="00EF0474" w:rsidDel="001F7347">
          <w:rPr>
            <w:rFonts w:ascii="Cambria" w:eastAsia="Cambria" w:hAnsi="Cambria" w:cs="Cambria"/>
            <w:color w:val="181717"/>
          </w:rPr>
          <w:delText xml:space="preserve"> and the requirements referred to in </w:delText>
        </w:r>
        <w:r w:rsidR="00EF0474" w:rsidDel="001F7347">
          <w:rPr>
            <w:rFonts w:ascii="Cambria" w:eastAsia="Cambria" w:hAnsi="Cambria" w:cs="Cambria"/>
            <w:color w:val="053BF5"/>
            <w:u w:val="single" w:color="053BF5"/>
          </w:rPr>
          <w:delText>4.2</w:delText>
        </w:r>
        <w:r w:rsidR="00EF0474" w:rsidDel="001F7347">
          <w:rPr>
            <w:rFonts w:ascii="Cambria" w:eastAsia="Cambria" w:hAnsi="Cambria" w:cs="Cambria"/>
            <w:color w:val="181717"/>
          </w:rPr>
          <w:delText xml:space="preserve"> and determine the risks and opportunities that need to be addressed to</w:delText>
        </w:r>
      </w:del>
      <w:ins w:id="262" w:author="Jakob Dumky" w:date="2019-12-01T15:11:00Z">
        <w:r w:rsidR="009D3075">
          <w:rPr>
            <w:rFonts w:ascii="Cambria" w:eastAsia="Cambria" w:hAnsi="Cambria" w:cs="Cambria"/>
            <w:color w:val="181717"/>
            <w:lang w:val="en-GB"/>
          </w:rPr>
          <w:t xml:space="preserve"> </w:t>
        </w:r>
      </w:ins>
      <w:del w:id="263" w:author="Jakob Dumky" w:date="2019-12-01T15:11:00Z">
        <w:r w:rsidR="00EF0474" w:rsidDel="001F7347">
          <w:rPr>
            <w:rFonts w:ascii="Cambria" w:eastAsia="Cambria" w:hAnsi="Cambria" w:cs="Cambria"/>
            <w:color w:val="181717"/>
          </w:rPr>
          <w:delText>:</w:delText>
        </w:r>
      </w:del>
    </w:p>
    <w:p w14:paraId="1B11A7CB" w14:textId="08CAA630" w:rsidR="009D3075" w:rsidRPr="00CB2297" w:rsidRDefault="009D3075">
      <w:pPr>
        <w:pStyle w:val="ListParagraph"/>
        <w:numPr>
          <w:ilvl w:val="0"/>
          <w:numId w:val="38"/>
        </w:numPr>
        <w:spacing w:after="150" w:line="265" w:lineRule="auto"/>
        <w:jc w:val="both"/>
        <w:rPr>
          <w:ins w:id="264" w:author="Jakob Dumky" w:date="2019-12-01T15:12:00Z"/>
          <w:rFonts w:ascii="Cambria" w:eastAsia="Cambria" w:hAnsi="Cambria" w:cs="Cambria"/>
          <w:color w:val="181717"/>
          <w:lang w:val="en-GB"/>
          <w:rPrChange w:id="265" w:author="Jakob Dumky" w:date="2019-12-01T15:16:00Z">
            <w:rPr>
              <w:ins w:id="266" w:author="Jakob Dumky" w:date="2019-12-01T15:12:00Z"/>
              <w:lang w:val="en-GB"/>
            </w:rPr>
          </w:rPrChange>
        </w:rPr>
        <w:pPrChange w:id="267" w:author="Jakob Dumky" w:date="2019-12-01T15:16:00Z">
          <w:pPr>
            <w:spacing w:after="150" w:line="265" w:lineRule="auto"/>
            <w:ind w:left="-5" w:hanging="10"/>
            <w:jc w:val="both"/>
          </w:pPr>
        </w:pPrChange>
      </w:pPr>
      <w:ins w:id="268" w:author="Jakob Dumky" w:date="2019-12-01T15:11:00Z">
        <w:r w:rsidRPr="00CB2297">
          <w:rPr>
            <w:rFonts w:ascii="Cambria" w:eastAsia="Cambria" w:hAnsi="Cambria" w:cs="Cambria"/>
            <w:color w:val="181717"/>
            <w:lang w:val="en-GB"/>
            <w:rPrChange w:id="269" w:author="Jakob Dumky" w:date="2019-12-01T15:16:00Z">
              <w:rPr>
                <w:lang w:val="en-GB"/>
              </w:rPr>
            </w:rPrChange>
          </w:rPr>
          <w:t xml:space="preserve">ISMS </w:t>
        </w:r>
      </w:ins>
      <w:ins w:id="270" w:author="Jakob Dumky" w:date="2019-12-01T15:12:00Z">
        <w:r w:rsidR="00A344B0" w:rsidRPr="00CB2297">
          <w:rPr>
            <w:rFonts w:ascii="Cambria" w:eastAsia="Cambria" w:hAnsi="Cambria" w:cs="Cambria"/>
            <w:color w:val="181717"/>
            <w:lang w:val="en-GB"/>
            <w:rPrChange w:id="271" w:author="Jakob Dumky" w:date="2019-12-01T15:16:00Z">
              <w:rPr>
                <w:lang w:val="en-GB"/>
              </w:rPr>
            </w:rPrChange>
          </w:rPr>
          <w:t>shall reach intended outcome</w:t>
        </w:r>
      </w:ins>
    </w:p>
    <w:p w14:paraId="61562EA4" w14:textId="1FBFFC19" w:rsidR="00A344B0" w:rsidRPr="00CB2297" w:rsidRDefault="002D360D">
      <w:pPr>
        <w:pStyle w:val="ListParagraph"/>
        <w:numPr>
          <w:ilvl w:val="0"/>
          <w:numId w:val="38"/>
        </w:numPr>
        <w:spacing w:after="150" w:line="265" w:lineRule="auto"/>
        <w:jc w:val="both"/>
        <w:rPr>
          <w:ins w:id="272" w:author="Jakob Dumky" w:date="2019-12-01T15:12:00Z"/>
          <w:rFonts w:ascii="Cambria" w:eastAsia="Cambria" w:hAnsi="Cambria" w:cs="Cambria"/>
          <w:color w:val="181717"/>
          <w:lang w:val="en-GB"/>
          <w:rPrChange w:id="273" w:author="Jakob Dumky" w:date="2019-12-01T15:16:00Z">
            <w:rPr>
              <w:ins w:id="274" w:author="Jakob Dumky" w:date="2019-12-01T15:12:00Z"/>
              <w:lang w:val="en-GB"/>
            </w:rPr>
          </w:rPrChange>
        </w:rPr>
        <w:pPrChange w:id="275" w:author="Jakob Dumky" w:date="2019-12-01T15:16:00Z">
          <w:pPr>
            <w:spacing w:after="150" w:line="265" w:lineRule="auto"/>
            <w:ind w:left="-5" w:hanging="10"/>
            <w:jc w:val="both"/>
          </w:pPr>
        </w:pPrChange>
      </w:pPr>
      <w:ins w:id="276" w:author="Jakob Dumky" w:date="2019-12-01T15:12:00Z">
        <w:r w:rsidRPr="00CB2297">
          <w:rPr>
            <w:rFonts w:ascii="Cambria" w:eastAsia="Cambria" w:hAnsi="Cambria" w:cs="Cambria"/>
            <w:color w:val="181717"/>
            <w:lang w:val="en-GB"/>
            <w:rPrChange w:id="277" w:author="Jakob Dumky" w:date="2019-12-01T15:16:00Z">
              <w:rPr>
                <w:lang w:val="en-GB"/>
              </w:rPr>
            </w:rPrChange>
          </w:rPr>
          <w:t>Prevent undesired effects</w:t>
        </w:r>
      </w:ins>
    </w:p>
    <w:p w14:paraId="2336FC50" w14:textId="6D4213EF" w:rsidR="002D360D" w:rsidRPr="00CB2297" w:rsidRDefault="001D689E">
      <w:pPr>
        <w:pStyle w:val="ListParagraph"/>
        <w:numPr>
          <w:ilvl w:val="0"/>
          <w:numId w:val="38"/>
        </w:numPr>
        <w:spacing w:after="150" w:line="265" w:lineRule="auto"/>
        <w:jc w:val="both"/>
        <w:rPr>
          <w:ins w:id="278" w:author="Jakob Dumky" w:date="2019-12-01T15:12:00Z"/>
          <w:rFonts w:ascii="Cambria" w:eastAsia="Cambria" w:hAnsi="Cambria" w:cs="Cambria"/>
          <w:color w:val="181717"/>
          <w:lang w:val="en-GB"/>
          <w:rPrChange w:id="279" w:author="Jakob Dumky" w:date="2019-12-01T15:16:00Z">
            <w:rPr>
              <w:ins w:id="280" w:author="Jakob Dumky" w:date="2019-12-01T15:12:00Z"/>
              <w:lang w:val="en-GB"/>
            </w:rPr>
          </w:rPrChange>
        </w:rPr>
        <w:pPrChange w:id="281" w:author="Jakob Dumky" w:date="2019-12-01T15:16:00Z">
          <w:pPr>
            <w:spacing w:after="150" w:line="265" w:lineRule="auto"/>
            <w:ind w:left="-5" w:hanging="10"/>
            <w:jc w:val="both"/>
          </w:pPr>
        </w:pPrChange>
      </w:pPr>
      <w:ins w:id="282" w:author="Jakob Dumky" w:date="2019-12-01T15:12:00Z">
        <w:r w:rsidRPr="00CB2297">
          <w:rPr>
            <w:rFonts w:ascii="Cambria" w:eastAsia="Cambria" w:hAnsi="Cambria" w:cs="Cambria"/>
            <w:color w:val="181717"/>
            <w:lang w:val="en-GB"/>
            <w:rPrChange w:id="283" w:author="Jakob Dumky" w:date="2019-12-01T15:16:00Z">
              <w:rPr>
                <w:lang w:val="en-GB"/>
              </w:rPr>
            </w:rPrChange>
          </w:rPr>
          <w:t>Achieve continual improvement</w:t>
        </w:r>
      </w:ins>
    </w:p>
    <w:p w14:paraId="1B03A512" w14:textId="75E07715" w:rsidR="00CA0379" w:rsidRPr="009D3075" w:rsidDel="00CA0379" w:rsidRDefault="00CA0379">
      <w:pPr>
        <w:spacing w:after="150" w:line="265" w:lineRule="auto"/>
        <w:ind w:left="-5" w:hanging="10"/>
        <w:jc w:val="both"/>
        <w:rPr>
          <w:del w:id="284" w:author="Jakob Dumky" w:date="2019-12-01T15:13:00Z"/>
          <w:rFonts w:ascii="Cambria" w:eastAsia="Cambria" w:hAnsi="Cambria" w:cs="Cambria"/>
          <w:color w:val="181717"/>
          <w:lang w:val="en-GB"/>
          <w:rPrChange w:id="285" w:author="Jakob Dumky" w:date="2019-12-01T15:11:00Z">
            <w:rPr>
              <w:del w:id="286" w:author="Jakob Dumky" w:date="2019-12-01T15:13:00Z"/>
            </w:rPr>
          </w:rPrChange>
        </w:rPr>
      </w:pPr>
    </w:p>
    <w:p w14:paraId="2F52F8C7" w14:textId="75332DB5" w:rsidR="00273F27" w:rsidDel="00CA0379" w:rsidRDefault="00EF0474">
      <w:pPr>
        <w:numPr>
          <w:ilvl w:val="0"/>
          <w:numId w:val="8"/>
        </w:numPr>
        <w:spacing w:after="150" w:line="265" w:lineRule="auto"/>
        <w:ind w:hanging="403"/>
        <w:jc w:val="both"/>
        <w:rPr>
          <w:del w:id="287" w:author="Jakob Dumky" w:date="2019-12-01T15:13:00Z"/>
        </w:rPr>
      </w:pPr>
      <w:del w:id="288" w:author="Jakob Dumky" w:date="2019-12-01T15:13:00Z">
        <w:r w:rsidDel="00CA0379">
          <w:rPr>
            <w:rFonts w:ascii="Cambria" w:eastAsia="Cambria" w:hAnsi="Cambria" w:cs="Cambria"/>
            <w:color w:val="181717"/>
          </w:rPr>
          <w:delText>ensure the information security management system can achieve its intended outcome(s);</w:delText>
        </w:r>
      </w:del>
    </w:p>
    <w:p w14:paraId="1D1EC57C" w14:textId="088D15A2" w:rsidR="00273F27" w:rsidDel="00CA0379" w:rsidRDefault="00EF0474">
      <w:pPr>
        <w:numPr>
          <w:ilvl w:val="0"/>
          <w:numId w:val="8"/>
        </w:numPr>
        <w:spacing w:after="150" w:line="265" w:lineRule="auto"/>
        <w:ind w:hanging="403"/>
        <w:jc w:val="both"/>
        <w:rPr>
          <w:del w:id="289" w:author="Jakob Dumky" w:date="2019-12-01T15:13:00Z"/>
        </w:rPr>
      </w:pPr>
      <w:del w:id="290" w:author="Jakob Dumky" w:date="2019-12-01T15:13:00Z">
        <w:r w:rsidDel="00CA0379">
          <w:rPr>
            <w:rFonts w:ascii="Cambria" w:eastAsia="Cambria" w:hAnsi="Cambria" w:cs="Cambria"/>
            <w:color w:val="181717"/>
          </w:rPr>
          <w:delText>prevent, or reduce, undesired effects; and</w:delText>
        </w:r>
      </w:del>
    </w:p>
    <w:p w14:paraId="408ADBB2" w14:textId="4E9AAF46" w:rsidR="00273F27" w:rsidDel="00CA0379" w:rsidRDefault="00EF0474">
      <w:pPr>
        <w:numPr>
          <w:ilvl w:val="0"/>
          <w:numId w:val="8"/>
        </w:numPr>
        <w:spacing w:after="150" w:line="265" w:lineRule="auto"/>
        <w:ind w:hanging="403"/>
        <w:jc w:val="both"/>
        <w:rPr>
          <w:del w:id="291" w:author="Jakob Dumky" w:date="2019-12-01T15:13:00Z"/>
        </w:rPr>
      </w:pPr>
      <w:del w:id="292" w:author="Jakob Dumky" w:date="2019-12-01T15:13:00Z">
        <w:r w:rsidDel="00CA0379">
          <w:rPr>
            <w:rFonts w:ascii="Cambria" w:eastAsia="Cambria" w:hAnsi="Cambria" w:cs="Cambria"/>
            <w:color w:val="181717"/>
          </w:rPr>
          <w:delText>achieve continual improvement.</w:delText>
        </w:r>
      </w:del>
    </w:p>
    <w:p w14:paraId="2A1B179A" w14:textId="5793DC34" w:rsidR="00273F27" w:rsidDel="00851B85" w:rsidRDefault="00EF0474">
      <w:pPr>
        <w:spacing w:after="150" w:line="265" w:lineRule="auto"/>
        <w:jc w:val="both"/>
        <w:rPr>
          <w:del w:id="293" w:author="Jakob Dumky" w:date="2019-12-01T15:13:00Z"/>
        </w:rPr>
        <w:pPrChange w:id="294" w:author="Jakob Dumky" w:date="2019-12-01T15:13:00Z">
          <w:pPr>
            <w:spacing w:after="150" w:line="265" w:lineRule="auto"/>
            <w:ind w:left="-5" w:hanging="10"/>
            <w:jc w:val="both"/>
          </w:pPr>
        </w:pPrChange>
      </w:pPr>
      <w:del w:id="295" w:author="Jakob Dumky" w:date="2019-12-01T15:13:00Z">
        <w:r w:rsidDel="00851B85">
          <w:rPr>
            <w:rFonts w:ascii="Cambria" w:eastAsia="Cambria" w:hAnsi="Cambria" w:cs="Cambria"/>
            <w:color w:val="181717"/>
          </w:rPr>
          <w:delText>The organization shall plan:</w:delText>
        </w:r>
      </w:del>
    </w:p>
    <w:p w14:paraId="6C6543E9" w14:textId="272B4CB3" w:rsidR="00273F27" w:rsidRPr="00CB2297" w:rsidRDefault="00EF0474">
      <w:pPr>
        <w:pStyle w:val="ListParagraph"/>
        <w:numPr>
          <w:ilvl w:val="0"/>
          <w:numId w:val="38"/>
        </w:numPr>
        <w:spacing w:after="150" w:line="265" w:lineRule="auto"/>
        <w:jc w:val="both"/>
        <w:rPr>
          <w:ins w:id="296" w:author="Jakob Dumky" w:date="2019-12-01T15:15:00Z"/>
          <w:rFonts w:ascii="Cambria" w:eastAsia="Cambria" w:hAnsi="Cambria" w:cs="Cambria"/>
          <w:color w:val="181717"/>
          <w:lang w:val="en-GB"/>
          <w:rPrChange w:id="297" w:author="Jakob Dumky" w:date="2019-12-01T15:16:00Z">
            <w:rPr>
              <w:ins w:id="298" w:author="Jakob Dumky" w:date="2019-12-01T15:15:00Z"/>
              <w:lang w:val="en-GB"/>
            </w:rPr>
          </w:rPrChange>
        </w:rPr>
        <w:pPrChange w:id="299" w:author="Jakob Dumky" w:date="2019-12-01T15:16:00Z">
          <w:pPr>
            <w:spacing w:after="150" w:line="265" w:lineRule="auto"/>
            <w:jc w:val="both"/>
          </w:pPr>
        </w:pPrChange>
      </w:pPr>
      <w:del w:id="300" w:author="Jakob Dumky" w:date="2019-12-01T15:13:00Z">
        <w:r w:rsidRPr="00CB2297" w:rsidDel="000A0B52">
          <w:rPr>
            <w:rFonts w:ascii="Cambria" w:eastAsia="Cambria" w:hAnsi="Cambria" w:cs="Cambria"/>
            <w:color w:val="181717"/>
            <w:rPrChange w:id="301" w:author="Jakob Dumky" w:date="2019-12-01T15:16:00Z">
              <w:rPr/>
            </w:rPrChange>
          </w:rPr>
          <w:delText>actions to address these risks and opportunities; and</w:delText>
        </w:r>
      </w:del>
      <w:ins w:id="302" w:author="Jakob Dumky" w:date="2019-12-01T15:13:00Z">
        <w:r w:rsidR="000A0B52" w:rsidRPr="00CB2297">
          <w:rPr>
            <w:rFonts w:ascii="Cambria" w:eastAsia="Cambria" w:hAnsi="Cambria" w:cs="Cambria"/>
            <w:color w:val="181717"/>
            <w:lang w:val="en-GB"/>
            <w:rPrChange w:id="303" w:author="Jakob Dumky" w:date="2019-12-01T15:16:00Z">
              <w:rPr>
                <w:lang w:val="en-GB"/>
              </w:rPr>
            </w:rPrChange>
          </w:rPr>
          <w:t>Risks and opportunities shall be handled</w:t>
        </w:r>
      </w:ins>
    </w:p>
    <w:p w14:paraId="11A3BCA9" w14:textId="6378D504" w:rsidR="00B23E78" w:rsidRPr="00CB2297" w:rsidRDefault="00C26490">
      <w:pPr>
        <w:pStyle w:val="ListParagraph"/>
        <w:numPr>
          <w:ilvl w:val="0"/>
          <w:numId w:val="38"/>
        </w:numPr>
        <w:spacing w:after="150" w:line="265" w:lineRule="auto"/>
        <w:jc w:val="both"/>
        <w:rPr>
          <w:ins w:id="304" w:author="Jakob Dumky" w:date="2019-12-01T15:16:00Z"/>
          <w:rFonts w:ascii="Cambria" w:eastAsia="Cambria" w:hAnsi="Cambria" w:cs="Cambria"/>
          <w:color w:val="181717"/>
          <w:lang w:val="en-GB"/>
          <w:rPrChange w:id="305" w:author="Jakob Dumky" w:date="2019-12-01T15:16:00Z">
            <w:rPr>
              <w:ins w:id="306" w:author="Jakob Dumky" w:date="2019-12-01T15:16:00Z"/>
              <w:lang w:val="en-GB"/>
            </w:rPr>
          </w:rPrChange>
        </w:rPr>
        <w:pPrChange w:id="307" w:author="Jakob Dumky" w:date="2019-12-01T15:16:00Z">
          <w:pPr>
            <w:spacing w:after="150" w:line="265" w:lineRule="auto"/>
            <w:jc w:val="both"/>
          </w:pPr>
        </w:pPrChange>
      </w:pPr>
      <w:ins w:id="308" w:author="Jakob Dumky" w:date="2019-12-01T15:15:00Z">
        <w:r w:rsidRPr="00CB2297">
          <w:rPr>
            <w:rFonts w:ascii="Cambria" w:eastAsia="Cambria" w:hAnsi="Cambria" w:cs="Cambria"/>
            <w:color w:val="181717"/>
            <w:lang w:val="en-GB"/>
            <w:rPrChange w:id="309" w:author="Jakob Dumky" w:date="2019-12-01T15:16:00Z">
              <w:rPr>
                <w:lang w:val="en-GB"/>
              </w:rPr>
            </w:rPrChange>
          </w:rPr>
          <w:t>Implement actions needed</w:t>
        </w:r>
        <w:r w:rsidR="00B23E78" w:rsidRPr="00CB2297">
          <w:rPr>
            <w:rFonts w:ascii="Cambria" w:eastAsia="Cambria" w:hAnsi="Cambria" w:cs="Cambria"/>
            <w:color w:val="181717"/>
            <w:lang w:val="en-GB"/>
            <w:rPrChange w:id="310" w:author="Jakob Dumky" w:date="2019-12-01T15:16:00Z">
              <w:rPr>
                <w:lang w:val="en-GB"/>
              </w:rPr>
            </w:rPrChange>
          </w:rPr>
          <w:t xml:space="preserve"> in ISMS proc</w:t>
        </w:r>
      </w:ins>
      <w:ins w:id="311" w:author="Jakob Dumky" w:date="2019-12-01T15:16:00Z">
        <w:r w:rsidR="00B23E78" w:rsidRPr="00CB2297">
          <w:rPr>
            <w:rFonts w:ascii="Cambria" w:eastAsia="Cambria" w:hAnsi="Cambria" w:cs="Cambria"/>
            <w:color w:val="181717"/>
            <w:lang w:val="en-GB"/>
            <w:rPrChange w:id="312" w:author="Jakob Dumky" w:date="2019-12-01T15:16:00Z">
              <w:rPr>
                <w:lang w:val="en-GB"/>
              </w:rPr>
            </w:rPrChange>
          </w:rPr>
          <w:t>esses</w:t>
        </w:r>
      </w:ins>
    </w:p>
    <w:p w14:paraId="2D90DAD0" w14:textId="24EBE289" w:rsidR="00EC7918" w:rsidRPr="00CB2297" w:rsidRDefault="00EC7918">
      <w:pPr>
        <w:pStyle w:val="ListParagraph"/>
        <w:numPr>
          <w:ilvl w:val="0"/>
          <w:numId w:val="38"/>
        </w:numPr>
        <w:spacing w:after="150" w:line="265" w:lineRule="auto"/>
        <w:jc w:val="both"/>
        <w:rPr>
          <w:ins w:id="313" w:author="Jakob Dumky" w:date="2019-12-01T15:16:00Z"/>
          <w:rFonts w:ascii="Cambria" w:eastAsia="Cambria" w:hAnsi="Cambria" w:cs="Cambria"/>
          <w:color w:val="181717"/>
          <w:lang w:val="en-GB"/>
          <w:rPrChange w:id="314" w:author="Jakob Dumky" w:date="2019-12-01T15:16:00Z">
            <w:rPr>
              <w:ins w:id="315" w:author="Jakob Dumky" w:date="2019-12-01T15:16:00Z"/>
              <w:lang w:val="en-GB"/>
            </w:rPr>
          </w:rPrChange>
        </w:rPr>
        <w:pPrChange w:id="316" w:author="Jakob Dumky" w:date="2019-12-01T15:16:00Z">
          <w:pPr>
            <w:spacing w:after="150" w:line="265" w:lineRule="auto"/>
            <w:jc w:val="both"/>
          </w:pPr>
        </w:pPrChange>
      </w:pPr>
      <w:ins w:id="317" w:author="Jakob Dumky" w:date="2019-12-01T15:16:00Z">
        <w:r w:rsidRPr="00CB2297">
          <w:rPr>
            <w:rFonts w:ascii="Cambria" w:eastAsia="Cambria" w:hAnsi="Cambria" w:cs="Cambria"/>
            <w:color w:val="181717"/>
            <w:lang w:val="en-GB"/>
            <w:rPrChange w:id="318" w:author="Jakob Dumky" w:date="2019-12-01T15:16:00Z">
              <w:rPr>
                <w:lang w:val="en-GB"/>
              </w:rPr>
            </w:rPrChange>
          </w:rPr>
          <w:t xml:space="preserve">Evaluate </w:t>
        </w:r>
        <w:r w:rsidR="00CB2297" w:rsidRPr="00CB2297">
          <w:rPr>
            <w:rFonts w:ascii="Cambria" w:eastAsia="Cambria" w:hAnsi="Cambria" w:cs="Cambria"/>
            <w:color w:val="181717"/>
            <w:lang w:val="en-GB"/>
            <w:rPrChange w:id="319" w:author="Jakob Dumky" w:date="2019-12-01T15:16:00Z">
              <w:rPr>
                <w:lang w:val="en-GB"/>
              </w:rPr>
            </w:rPrChange>
          </w:rPr>
          <w:t xml:space="preserve">the </w:t>
        </w:r>
        <w:proofErr w:type="spellStart"/>
        <w:r w:rsidR="00CB2297" w:rsidRPr="00CB2297">
          <w:rPr>
            <w:rFonts w:ascii="Cambria" w:eastAsia="Cambria" w:hAnsi="Cambria" w:cs="Cambria"/>
            <w:color w:val="181717"/>
            <w:lang w:val="en-GB"/>
            <w:rPrChange w:id="320" w:author="Jakob Dumky" w:date="2019-12-01T15:16:00Z">
              <w:rPr>
                <w:lang w:val="en-GB"/>
              </w:rPr>
            </w:rPrChange>
          </w:rPr>
          <w:t>effectivensess</w:t>
        </w:r>
        <w:proofErr w:type="spellEnd"/>
        <w:r w:rsidR="00CB2297" w:rsidRPr="00CB2297">
          <w:rPr>
            <w:rFonts w:ascii="Cambria" w:eastAsia="Cambria" w:hAnsi="Cambria" w:cs="Cambria"/>
            <w:color w:val="181717"/>
            <w:lang w:val="en-GB"/>
            <w:rPrChange w:id="321" w:author="Jakob Dumky" w:date="2019-12-01T15:16:00Z">
              <w:rPr>
                <w:lang w:val="en-GB"/>
              </w:rPr>
            </w:rPrChange>
          </w:rPr>
          <w:t xml:space="preserve"> of these actions</w:t>
        </w:r>
      </w:ins>
    </w:p>
    <w:p w14:paraId="085E57CC" w14:textId="77777777" w:rsidR="00CB2297" w:rsidRPr="00B23E78" w:rsidRDefault="00CB2297">
      <w:pPr>
        <w:spacing w:after="150" w:line="265" w:lineRule="auto"/>
        <w:jc w:val="both"/>
        <w:rPr>
          <w:rFonts w:ascii="Cambria" w:eastAsia="Cambria" w:hAnsi="Cambria" w:cs="Cambria"/>
          <w:color w:val="181717"/>
          <w:lang w:val="en-GB"/>
          <w:rPrChange w:id="322" w:author="Jakob Dumky" w:date="2019-12-01T15:16:00Z">
            <w:rPr/>
          </w:rPrChange>
        </w:rPr>
        <w:pPrChange w:id="323" w:author="Jakob Dumky" w:date="2019-12-01T15:13:00Z">
          <w:pPr>
            <w:numPr>
              <w:numId w:val="8"/>
            </w:numPr>
            <w:spacing w:after="150" w:line="265" w:lineRule="auto"/>
            <w:ind w:left="403" w:hanging="403"/>
            <w:jc w:val="both"/>
          </w:pPr>
        </w:pPrChange>
      </w:pPr>
    </w:p>
    <w:p w14:paraId="03EB411A" w14:textId="16CB6D57" w:rsidR="00273F27" w:rsidDel="00851B85" w:rsidRDefault="00EF0474">
      <w:pPr>
        <w:spacing w:after="150" w:line="265" w:lineRule="auto"/>
        <w:jc w:val="both"/>
        <w:rPr>
          <w:del w:id="324" w:author="Jakob Dumky" w:date="2019-12-01T15:13:00Z"/>
        </w:rPr>
        <w:pPrChange w:id="325" w:author="Jakob Dumky" w:date="2019-12-01T15:13:00Z">
          <w:pPr>
            <w:numPr>
              <w:numId w:val="8"/>
            </w:numPr>
            <w:spacing w:after="150" w:line="265" w:lineRule="auto"/>
            <w:ind w:left="403" w:hanging="403"/>
            <w:jc w:val="both"/>
          </w:pPr>
        </w:pPrChange>
      </w:pPr>
      <w:del w:id="326" w:author="Jakob Dumky" w:date="2019-12-01T15:13:00Z">
        <w:r w:rsidDel="00851B85">
          <w:rPr>
            <w:rFonts w:ascii="Cambria" w:eastAsia="Cambria" w:hAnsi="Cambria" w:cs="Cambria"/>
            <w:color w:val="181717"/>
          </w:rPr>
          <w:lastRenderedPageBreak/>
          <w:delText>how to</w:delText>
        </w:r>
      </w:del>
    </w:p>
    <w:p w14:paraId="732D34DF" w14:textId="0AF64A42" w:rsidR="00273F27" w:rsidDel="00CB2297" w:rsidRDefault="00EF0474">
      <w:pPr>
        <w:numPr>
          <w:ilvl w:val="1"/>
          <w:numId w:val="8"/>
        </w:numPr>
        <w:spacing w:after="150" w:line="265" w:lineRule="auto"/>
        <w:ind w:left="800" w:hanging="403"/>
        <w:jc w:val="both"/>
        <w:rPr>
          <w:del w:id="327" w:author="Jakob Dumky" w:date="2019-12-01T15:16:00Z"/>
        </w:rPr>
      </w:pPr>
      <w:del w:id="328" w:author="Jakob Dumky" w:date="2019-12-01T15:16:00Z">
        <w:r w:rsidDel="00CB2297">
          <w:rPr>
            <w:rFonts w:ascii="Cambria" w:eastAsia="Cambria" w:hAnsi="Cambria" w:cs="Cambria"/>
            <w:color w:val="181717"/>
          </w:rPr>
          <w:delText>integrate and implement the actions into its information security management system processes; and</w:delText>
        </w:r>
      </w:del>
    </w:p>
    <w:p w14:paraId="28523238" w14:textId="07493149" w:rsidR="00273F27" w:rsidDel="00CB2297" w:rsidRDefault="00EF0474">
      <w:pPr>
        <w:numPr>
          <w:ilvl w:val="1"/>
          <w:numId w:val="8"/>
        </w:numPr>
        <w:spacing w:after="267" w:line="265" w:lineRule="auto"/>
        <w:ind w:left="800" w:hanging="403"/>
        <w:jc w:val="both"/>
        <w:rPr>
          <w:del w:id="329" w:author="Jakob Dumky" w:date="2019-12-01T15:16:00Z"/>
        </w:rPr>
      </w:pPr>
      <w:del w:id="330" w:author="Jakob Dumky" w:date="2019-12-01T15:16:00Z">
        <w:r w:rsidDel="00CB2297">
          <w:rPr>
            <w:rFonts w:ascii="Cambria" w:eastAsia="Cambria" w:hAnsi="Cambria" w:cs="Cambria"/>
            <w:color w:val="181717"/>
          </w:rPr>
          <w:delText>evaluate the effectiveness of these actions.</w:delText>
        </w:r>
      </w:del>
    </w:p>
    <w:p w14:paraId="745D54B3" w14:textId="77777777" w:rsidR="00273F27" w:rsidRDefault="00EF0474">
      <w:pPr>
        <w:pStyle w:val="Heading5"/>
        <w:tabs>
          <w:tab w:val="center" w:pos="2617"/>
        </w:tabs>
        <w:ind w:left="-15" w:firstLine="0"/>
      </w:pPr>
      <w:r>
        <w:t xml:space="preserve">6.1.2 </w:t>
      </w:r>
      <w:r>
        <w:tab/>
        <w:t>Information security risk assessment</w:t>
      </w:r>
    </w:p>
    <w:p w14:paraId="01FDD86F" w14:textId="77777777" w:rsidR="00581436" w:rsidRDefault="00581436" w:rsidP="00581436">
      <w:pPr>
        <w:spacing w:after="268" w:line="265" w:lineRule="auto"/>
        <w:ind w:left="-5" w:hanging="10"/>
        <w:jc w:val="both"/>
        <w:rPr>
          <w:ins w:id="331" w:author="Jakob Dumky" w:date="2019-12-01T15:51:00Z"/>
        </w:rPr>
      </w:pPr>
      <w:ins w:id="332" w:author="Jakob Dumky" w:date="2019-12-01T15:51:00Z">
        <w:r>
          <w:rPr>
            <w:rFonts w:ascii="Cambria" w:eastAsia="Cambria" w:hAnsi="Cambria" w:cs="Cambria"/>
            <w:color w:val="181717"/>
          </w:rPr>
          <w:t>The organization shall retain documented information about the information security risk assessment process.</w:t>
        </w:r>
      </w:ins>
    </w:p>
    <w:p w14:paraId="3B87465F" w14:textId="14AD4C70" w:rsidR="00273F27" w:rsidRDefault="00EF0474">
      <w:pPr>
        <w:spacing w:after="150" w:line="265" w:lineRule="auto"/>
        <w:ind w:left="-5" w:hanging="10"/>
        <w:jc w:val="both"/>
      </w:pPr>
      <w:del w:id="333" w:author="Jakob Dumky" w:date="2019-12-01T15:28:00Z">
        <w:r w:rsidDel="00A6545C">
          <w:rPr>
            <w:rFonts w:ascii="Cambria" w:eastAsia="Cambria" w:hAnsi="Cambria" w:cs="Cambria"/>
            <w:color w:val="181717"/>
          </w:rPr>
          <w:delText>The organization shall define and apply an i</w:delText>
        </w:r>
      </w:del>
      <w:ins w:id="334" w:author="Jakob Dumky" w:date="2019-12-01T15:29:00Z">
        <w:r w:rsidR="00B209E2">
          <w:rPr>
            <w:rFonts w:ascii="Cambria" w:eastAsia="Cambria" w:hAnsi="Cambria" w:cs="Cambria"/>
            <w:color w:val="181717"/>
            <w:lang w:val="en-GB"/>
          </w:rPr>
          <w:t>A</w:t>
        </w:r>
      </w:ins>
      <w:del w:id="335" w:author="Jakob Dumky" w:date="2019-12-01T15:28:00Z">
        <w:r w:rsidDel="00A6545C">
          <w:rPr>
            <w:rFonts w:ascii="Cambria" w:eastAsia="Cambria" w:hAnsi="Cambria" w:cs="Cambria"/>
            <w:color w:val="181717"/>
          </w:rPr>
          <w:delText>nformation security risk assessment</w:delText>
        </w:r>
      </w:del>
      <w:r>
        <w:rPr>
          <w:rFonts w:ascii="Cambria" w:eastAsia="Cambria" w:hAnsi="Cambria" w:cs="Cambria"/>
          <w:color w:val="181717"/>
        </w:rPr>
        <w:t xml:space="preserve"> process t</w:t>
      </w:r>
      <w:ins w:id="336" w:author="Jakob Dumky" w:date="2019-12-01T15:30:00Z">
        <w:r w:rsidR="00957574">
          <w:rPr>
            <w:rFonts w:ascii="Cambria" w:eastAsia="Cambria" w:hAnsi="Cambria" w:cs="Cambria"/>
            <w:color w:val="181717"/>
            <w:lang w:val="en-GB"/>
          </w:rPr>
          <w:t>o</w:t>
        </w:r>
      </w:ins>
      <w:del w:id="337" w:author="Jakob Dumky" w:date="2019-12-01T15:30:00Z">
        <w:r w:rsidDel="00957574">
          <w:rPr>
            <w:rFonts w:ascii="Cambria" w:eastAsia="Cambria" w:hAnsi="Cambria" w:cs="Cambria"/>
            <w:color w:val="181717"/>
          </w:rPr>
          <w:delText>hat</w:delText>
        </w:r>
      </w:del>
      <w:r>
        <w:rPr>
          <w:rFonts w:ascii="Cambria" w:eastAsia="Cambria" w:hAnsi="Cambria" w:cs="Cambria"/>
          <w:color w:val="181717"/>
        </w:rPr>
        <w:t>:</w:t>
      </w:r>
    </w:p>
    <w:p w14:paraId="1BEFEF1E" w14:textId="59D7159D" w:rsidR="000F0217" w:rsidRPr="009914FF" w:rsidRDefault="000F0217">
      <w:pPr>
        <w:pStyle w:val="ListParagraph"/>
        <w:numPr>
          <w:ilvl w:val="0"/>
          <w:numId w:val="41"/>
        </w:numPr>
        <w:spacing w:after="150" w:line="265" w:lineRule="auto"/>
        <w:jc w:val="both"/>
        <w:rPr>
          <w:ins w:id="338" w:author="Jakob Dumky" w:date="2019-12-01T15:29:00Z"/>
          <w:lang w:val="en-GB"/>
        </w:rPr>
        <w:pPrChange w:id="339" w:author="Jakob Dumky" w:date="2019-12-01T20:52:00Z">
          <w:pPr>
            <w:spacing w:after="150" w:line="265" w:lineRule="auto"/>
            <w:jc w:val="both"/>
          </w:pPr>
        </w:pPrChange>
      </w:pPr>
      <w:ins w:id="340" w:author="Jakob Dumky" w:date="2019-12-01T15:28:00Z">
        <w:r w:rsidRPr="009914FF">
          <w:rPr>
            <w:lang w:val="en-GB"/>
          </w:rPr>
          <w:t xml:space="preserve">Establish </w:t>
        </w:r>
        <w:r w:rsidR="002A1D92" w:rsidRPr="009914FF">
          <w:rPr>
            <w:lang w:val="en-GB"/>
          </w:rPr>
          <w:t xml:space="preserve">IS risk </w:t>
        </w:r>
      </w:ins>
      <w:ins w:id="341" w:author="Jakob Dumky" w:date="2019-12-01T15:29:00Z">
        <w:r w:rsidR="0078631C" w:rsidRPr="009914FF">
          <w:rPr>
            <w:lang w:val="en-GB"/>
          </w:rPr>
          <w:t>acceptance criteria</w:t>
        </w:r>
      </w:ins>
    </w:p>
    <w:p w14:paraId="53E90947" w14:textId="7EFF13C8" w:rsidR="0078631C" w:rsidRPr="009914FF" w:rsidRDefault="00FB2B9E">
      <w:pPr>
        <w:pStyle w:val="ListParagraph"/>
        <w:numPr>
          <w:ilvl w:val="0"/>
          <w:numId w:val="41"/>
        </w:numPr>
        <w:spacing w:after="150" w:line="265" w:lineRule="auto"/>
        <w:jc w:val="both"/>
        <w:rPr>
          <w:ins w:id="342" w:author="Jakob Dumky" w:date="2019-12-01T15:30:00Z"/>
          <w:lang w:val="en-GB"/>
        </w:rPr>
        <w:pPrChange w:id="343" w:author="Jakob Dumky" w:date="2019-12-01T20:52:00Z">
          <w:pPr>
            <w:spacing w:after="150" w:line="265" w:lineRule="auto"/>
            <w:jc w:val="both"/>
          </w:pPr>
        </w:pPrChange>
      </w:pPr>
      <w:proofErr w:type="spellStart"/>
      <w:ins w:id="344" w:author="Jakob Dumky" w:date="2019-12-01T15:30:00Z">
        <w:r w:rsidRPr="009914FF">
          <w:rPr>
            <w:lang w:val="en-GB"/>
          </w:rPr>
          <w:t>Establis</w:t>
        </w:r>
        <w:proofErr w:type="spellEnd"/>
        <w:r w:rsidRPr="009914FF">
          <w:rPr>
            <w:lang w:val="en-GB"/>
          </w:rPr>
          <w:t xml:space="preserve"> </w:t>
        </w:r>
        <w:r w:rsidR="00EB41D2" w:rsidRPr="009914FF">
          <w:rPr>
            <w:lang w:val="en-GB"/>
          </w:rPr>
          <w:t>IS risk criteria necessary for risk assessment</w:t>
        </w:r>
      </w:ins>
    </w:p>
    <w:p w14:paraId="4FA3815A" w14:textId="533DADD1" w:rsidR="00273F27" w:rsidRPr="009914FF" w:rsidDel="00BC5F60" w:rsidRDefault="00F0213C">
      <w:pPr>
        <w:pStyle w:val="ListParagraph"/>
        <w:numPr>
          <w:ilvl w:val="0"/>
          <w:numId w:val="41"/>
        </w:numPr>
        <w:spacing w:after="150" w:line="265" w:lineRule="auto"/>
        <w:jc w:val="both"/>
        <w:rPr>
          <w:del w:id="345" w:author="Jakob Dumky" w:date="2019-12-01T15:30:00Z"/>
          <w:lang w:val="en-GB"/>
          <w:rPrChange w:id="346" w:author="Jakob Dumky" w:date="2019-12-01T20:52:00Z">
            <w:rPr>
              <w:del w:id="347" w:author="Jakob Dumky" w:date="2019-12-01T15:30:00Z"/>
              <w:rFonts w:ascii="Cambria" w:eastAsia="Cambria" w:hAnsi="Cambria" w:cs="Cambria"/>
              <w:color w:val="181717"/>
              <w:lang w:val="en-GB"/>
            </w:rPr>
          </w:rPrChange>
        </w:rPr>
        <w:pPrChange w:id="348" w:author="Jakob Dumky" w:date="2019-12-01T20:52:00Z">
          <w:pPr>
            <w:spacing w:after="150" w:line="265" w:lineRule="auto"/>
            <w:jc w:val="both"/>
          </w:pPr>
        </w:pPrChange>
      </w:pPr>
      <w:ins w:id="349" w:author="Jakob Dumky" w:date="2019-12-01T15:32:00Z">
        <w:r w:rsidRPr="009914FF">
          <w:rPr>
            <w:lang w:val="en-GB"/>
            <w:rPrChange w:id="350" w:author="Jakob Dumky" w:date="2019-12-01T20:52:00Z">
              <w:rPr>
                <w:rFonts w:ascii="Cambria" w:eastAsia="Cambria" w:hAnsi="Cambria" w:cs="Cambria"/>
                <w:color w:val="181717"/>
                <w:lang w:val="en-GB"/>
              </w:rPr>
            </w:rPrChange>
          </w:rPr>
          <w:t>Ensure re</w:t>
        </w:r>
      </w:ins>
      <w:ins w:id="351" w:author="Jakob Dumky" w:date="2019-12-01T15:33:00Z">
        <w:r w:rsidRPr="009914FF">
          <w:rPr>
            <w:lang w:val="en-GB"/>
            <w:rPrChange w:id="352" w:author="Jakob Dumky" w:date="2019-12-01T20:52:00Z">
              <w:rPr>
                <w:rFonts w:ascii="Cambria" w:eastAsia="Cambria" w:hAnsi="Cambria" w:cs="Cambria"/>
                <w:color w:val="181717"/>
                <w:lang w:val="en-GB"/>
              </w:rPr>
            </w:rPrChange>
          </w:rPr>
          <w:t xml:space="preserve">peatability and </w:t>
        </w:r>
        <w:r w:rsidR="001519A5" w:rsidRPr="009914FF">
          <w:rPr>
            <w:lang w:val="en-GB"/>
            <w:rPrChange w:id="353" w:author="Jakob Dumky" w:date="2019-12-01T20:52:00Z">
              <w:rPr>
                <w:rFonts w:ascii="Cambria" w:eastAsia="Cambria" w:hAnsi="Cambria" w:cs="Cambria"/>
                <w:color w:val="181717"/>
                <w:lang w:val="en-GB"/>
              </w:rPr>
            </w:rPrChange>
          </w:rPr>
          <w:t xml:space="preserve">consistency in IS risk assessment </w:t>
        </w:r>
        <w:r w:rsidR="00BC5F60" w:rsidRPr="009914FF">
          <w:rPr>
            <w:lang w:val="en-GB"/>
            <w:rPrChange w:id="354" w:author="Jakob Dumky" w:date="2019-12-01T20:52:00Z">
              <w:rPr>
                <w:rFonts w:ascii="Cambria" w:eastAsia="Cambria" w:hAnsi="Cambria" w:cs="Cambria"/>
                <w:color w:val="181717"/>
                <w:lang w:val="en-GB"/>
              </w:rPr>
            </w:rPrChange>
          </w:rPr>
          <w:t>results</w:t>
        </w:r>
      </w:ins>
      <w:del w:id="355" w:author="Jakob Dumky" w:date="2019-12-01T15:30:00Z">
        <w:r w:rsidR="00EF0474" w:rsidRPr="009914FF" w:rsidDel="00EB41D2">
          <w:rPr>
            <w:lang w:val="en-GB"/>
            <w:rPrChange w:id="356" w:author="Jakob Dumky" w:date="2019-12-01T20:52:00Z">
              <w:rPr>
                <w:rFonts w:ascii="Cambria" w:eastAsia="Cambria" w:hAnsi="Cambria" w:cs="Cambria"/>
                <w:color w:val="181717"/>
              </w:rPr>
            </w:rPrChange>
          </w:rPr>
          <w:delText>establishes and maintains information security risk criteria that include:</w:delText>
        </w:r>
      </w:del>
    </w:p>
    <w:p w14:paraId="00421D45" w14:textId="77777777" w:rsidR="00BC5F60" w:rsidRPr="009914FF" w:rsidRDefault="00BC5F60">
      <w:pPr>
        <w:pStyle w:val="ListParagraph"/>
        <w:numPr>
          <w:ilvl w:val="0"/>
          <w:numId w:val="41"/>
        </w:numPr>
        <w:spacing w:after="150" w:line="265" w:lineRule="auto"/>
        <w:jc w:val="both"/>
        <w:rPr>
          <w:ins w:id="357" w:author="Jakob Dumky" w:date="2019-12-01T15:33:00Z"/>
          <w:lang w:val="en-GB"/>
          <w:rPrChange w:id="358" w:author="Jakob Dumky" w:date="2019-12-01T20:52:00Z">
            <w:rPr>
              <w:ins w:id="359" w:author="Jakob Dumky" w:date="2019-12-01T15:33:00Z"/>
              <w:rFonts w:ascii="Cambria" w:eastAsia="Cambria" w:hAnsi="Cambria" w:cs="Cambria"/>
              <w:color w:val="181717"/>
            </w:rPr>
          </w:rPrChange>
        </w:rPr>
        <w:pPrChange w:id="360" w:author="Jakob Dumky" w:date="2019-12-01T20:52:00Z">
          <w:pPr>
            <w:spacing w:after="150" w:line="265" w:lineRule="auto"/>
            <w:jc w:val="both"/>
          </w:pPr>
        </w:pPrChange>
      </w:pPr>
    </w:p>
    <w:p w14:paraId="00A6F80B" w14:textId="42090097" w:rsidR="00F0213C" w:rsidRPr="009914FF" w:rsidRDefault="005E04F9">
      <w:pPr>
        <w:pStyle w:val="ListParagraph"/>
        <w:numPr>
          <w:ilvl w:val="0"/>
          <w:numId w:val="41"/>
        </w:numPr>
        <w:spacing w:after="150" w:line="265" w:lineRule="auto"/>
        <w:jc w:val="both"/>
        <w:rPr>
          <w:ins w:id="361" w:author="Jakob Dumky" w:date="2019-12-01T15:41:00Z"/>
          <w:lang w:val="en-GB"/>
        </w:rPr>
        <w:pPrChange w:id="362" w:author="Jakob Dumky" w:date="2019-12-01T20:52:00Z">
          <w:pPr>
            <w:spacing w:after="150" w:line="265" w:lineRule="auto"/>
            <w:jc w:val="both"/>
          </w:pPr>
        </w:pPrChange>
      </w:pPr>
      <w:ins w:id="363" w:author="Jakob Dumky" w:date="2019-12-01T15:40:00Z">
        <w:r w:rsidRPr="009914FF">
          <w:rPr>
            <w:lang w:val="en-GB"/>
          </w:rPr>
          <w:t>Identif</w:t>
        </w:r>
      </w:ins>
      <w:ins w:id="364" w:author="Jakob Dumky" w:date="2019-12-01T15:41:00Z">
        <w:r w:rsidR="00A8078E" w:rsidRPr="009914FF">
          <w:rPr>
            <w:lang w:val="en-GB"/>
          </w:rPr>
          <w:t>y</w:t>
        </w:r>
        <w:r w:rsidR="00C42AC4" w:rsidRPr="009914FF">
          <w:rPr>
            <w:lang w:val="en-GB"/>
          </w:rPr>
          <w:t xml:space="preserve"> the IS risks</w:t>
        </w:r>
      </w:ins>
    </w:p>
    <w:p w14:paraId="6E6888DA" w14:textId="76204BCD" w:rsidR="00C42AC4" w:rsidRPr="009914FF" w:rsidRDefault="000D535F">
      <w:pPr>
        <w:pStyle w:val="ListParagraph"/>
        <w:numPr>
          <w:ilvl w:val="0"/>
          <w:numId w:val="41"/>
        </w:numPr>
        <w:spacing w:after="150" w:line="265" w:lineRule="auto"/>
        <w:jc w:val="both"/>
        <w:rPr>
          <w:ins w:id="365" w:author="Jakob Dumky" w:date="2019-12-01T15:42:00Z"/>
          <w:lang w:val="en-GB"/>
        </w:rPr>
        <w:pPrChange w:id="366" w:author="Jakob Dumky" w:date="2019-12-01T20:52:00Z">
          <w:pPr>
            <w:spacing w:after="150" w:line="265" w:lineRule="auto"/>
            <w:jc w:val="both"/>
          </w:pPr>
        </w:pPrChange>
      </w:pPr>
      <w:ins w:id="367" w:author="Jakob Dumky" w:date="2019-12-01T15:41:00Z">
        <w:r w:rsidRPr="009914FF">
          <w:rPr>
            <w:lang w:val="en-GB"/>
          </w:rPr>
          <w:t>Address risks related to confidentiality</w:t>
        </w:r>
      </w:ins>
      <w:ins w:id="368" w:author="Jakob Dumky" w:date="2019-12-01T15:42:00Z">
        <w:r w:rsidRPr="009914FF">
          <w:rPr>
            <w:lang w:val="en-GB"/>
          </w:rPr>
          <w:t>, integrity and availability</w:t>
        </w:r>
      </w:ins>
    </w:p>
    <w:p w14:paraId="5008FA12" w14:textId="5028988E" w:rsidR="000D535F" w:rsidRPr="009914FF" w:rsidRDefault="000D535F">
      <w:pPr>
        <w:pStyle w:val="ListParagraph"/>
        <w:numPr>
          <w:ilvl w:val="0"/>
          <w:numId w:val="41"/>
        </w:numPr>
        <w:spacing w:after="150" w:line="265" w:lineRule="auto"/>
        <w:jc w:val="both"/>
        <w:rPr>
          <w:ins w:id="369" w:author="Jakob Dumky" w:date="2019-12-01T15:45:00Z"/>
          <w:lang w:val="en-GB"/>
        </w:rPr>
        <w:pPrChange w:id="370" w:author="Jakob Dumky" w:date="2019-12-01T20:52:00Z">
          <w:pPr>
            <w:spacing w:after="150" w:line="265" w:lineRule="auto"/>
            <w:jc w:val="both"/>
          </w:pPr>
        </w:pPrChange>
      </w:pPr>
      <w:ins w:id="371" w:author="Jakob Dumky" w:date="2019-12-01T15:42:00Z">
        <w:r w:rsidRPr="009914FF">
          <w:rPr>
            <w:lang w:val="en-GB"/>
          </w:rPr>
          <w:t>Identify the risk owners</w:t>
        </w:r>
      </w:ins>
    </w:p>
    <w:p w14:paraId="40716A22" w14:textId="65B4FCD4" w:rsidR="00C62A20" w:rsidRPr="009914FF" w:rsidRDefault="00C62A20">
      <w:pPr>
        <w:pStyle w:val="ListParagraph"/>
        <w:numPr>
          <w:ilvl w:val="0"/>
          <w:numId w:val="41"/>
        </w:numPr>
        <w:spacing w:after="150" w:line="265" w:lineRule="auto"/>
        <w:jc w:val="both"/>
        <w:rPr>
          <w:ins w:id="372" w:author="Jakob Dumky" w:date="2019-12-01T15:45:00Z"/>
          <w:lang w:val="en-GB"/>
        </w:rPr>
        <w:pPrChange w:id="373" w:author="Jakob Dumky" w:date="2019-12-01T20:52:00Z">
          <w:pPr>
            <w:spacing w:after="150" w:line="265" w:lineRule="auto"/>
            <w:jc w:val="both"/>
          </w:pPr>
        </w:pPrChange>
      </w:pPr>
      <w:ins w:id="374" w:author="Jakob Dumky" w:date="2019-12-01T15:45:00Z">
        <w:r w:rsidRPr="009914FF">
          <w:rPr>
            <w:lang w:val="en-GB"/>
          </w:rPr>
          <w:t>Analys</w:t>
        </w:r>
        <w:r w:rsidR="000C08DC" w:rsidRPr="009914FF">
          <w:rPr>
            <w:lang w:val="en-GB"/>
          </w:rPr>
          <w:t>e the IS risks</w:t>
        </w:r>
      </w:ins>
    </w:p>
    <w:p w14:paraId="6B54503E" w14:textId="193C2CAC" w:rsidR="000238CA" w:rsidRPr="009914FF" w:rsidRDefault="000238CA">
      <w:pPr>
        <w:pStyle w:val="ListParagraph"/>
        <w:numPr>
          <w:ilvl w:val="0"/>
          <w:numId w:val="41"/>
        </w:numPr>
        <w:spacing w:after="150" w:line="265" w:lineRule="auto"/>
        <w:jc w:val="both"/>
        <w:rPr>
          <w:ins w:id="375" w:author="Jakob Dumky" w:date="2019-12-01T15:47:00Z"/>
          <w:lang w:val="en-GB"/>
        </w:rPr>
        <w:pPrChange w:id="376" w:author="Jakob Dumky" w:date="2019-12-01T20:52:00Z">
          <w:pPr>
            <w:spacing w:after="150" w:line="265" w:lineRule="auto"/>
            <w:jc w:val="both"/>
          </w:pPr>
        </w:pPrChange>
      </w:pPr>
      <w:ins w:id="377" w:author="Jakob Dumky" w:date="2019-12-01T15:45:00Z">
        <w:r w:rsidRPr="009914FF">
          <w:rPr>
            <w:lang w:val="en-GB"/>
          </w:rPr>
          <w:t>Assess the consequences of</w:t>
        </w:r>
      </w:ins>
      <w:ins w:id="378" w:author="Jakob Dumky" w:date="2019-12-01T15:46:00Z">
        <w:r w:rsidR="0007132F" w:rsidRPr="009914FF">
          <w:rPr>
            <w:lang w:val="en-GB"/>
          </w:rPr>
          <w:t xml:space="preserve"> risk occurrence</w:t>
        </w:r>
      </w:ins>
    </w:p>
    <w:p w14:paraId="348A85FF" w14:textId="0F8DE863" w:rsidR="000373D0" w:rsidRPr="009914FF" w:rsidRDefault="000373D0">
      <w:pPr>
        <w:pStyle w:val="ListParagraph"/>
        <w:numPr>
          <w:ilvl w:val="0"/>
          <w:numId w:val="41"/>
        </w:numPr>
        <w:spacing w:after="150" w:line="265" w:lineRule="auto"/>
        <w:jc w:val="both"/>
        <w:rPr>
          <w:ins w:id="379" w:author="Jakob Dumky" w:date="2019-12-01T15:47:00Z"/>
          <w:lang w:val="en-GB"/>
        </w:rPr>
        <w:pPrChange w:id="380" w:author="Jakob Dumky" w:date="2019-12-01T20:52:00Z">
          <w:pPr>
            <w:spacing w:after="150" w:line="265" w:lineRule="auto"/>
            <w:jc w:val="both"/>
          </w:pPr>
        </w:pPrChange>
      </w:pPr>
      <w:ins w:id="381" w:author="Jakob Dumky" w:date="2019-12-01T15:47:00Z">
        <w:r w:rsidRPr="009914FF">
          <w:rPr>
            <w:lang w:val="en-GB"/>
          </w:rPr>
          <w:t>Assess the likelihood of occurrence of IS risks</w:t>
        </w:r>
      </w:ins>
    </w:p>
    <w:p w14:paraId="5218D3B0" w14:textId="2165AF80" w:rsidR="000373D0" w:rsidRPr="009914FF" w:rsidRDefault="00984283">
      <w:pPr>
        <w:pStyle w:val="ListParagraph"/>
        <w:numPr>
          <w:ilvl w:val="0"/>
          <w:numId w:val="41"/>
        </w:numPr>
        <w:spacing w:after="150" w:line="265" w:lineRule="auto"/>
        <w:jc w:val="both"/>
        <w:rPr>
          <w:ins w:id="382" w:author="Jakob Dumky" w:date="2019-12-01T15:48:00Z"/>
          <w:lang w:val="en-GB"/>
        </w:rPr>
        <w:pPrChange w:id="383" w:author="Jakob Dumky" w:date="2019-12-01T20:52:00Z">
          <w:pPr>
            <w:spacing w:after="150" w:line="265" w:lineRule="auto"/>
            <w:jc w:val="both"/>
          </w:pPr>
        </w:pPrChange>
      </w:pPr>
      <w:ins w:id="384" w:author="Jakob Dumky" w:date="2019-12-01T15:47:00Z">
        <w:r w:rsidRPr="009914FF">
          <w:rPr>
            <w:lang w:val="en-GB"/>
          </w:rPr>
          <w:t>De</w:t>
        </w:r>
      </w:ins>
      <w:ins w:id="385" w:author="Jakob Dumky" w:date="2019-12-01T15:48:00Z">
        <w:r w:rsidRPr="009914FF">
          <w:rPr>
            <w:lang w:val="en-GB"/>
          </w:rPr>
          <w:t>termine the risk levels</w:t>
        </w:r>
      </w:ins>
    </w:p>
    <w:p w14:paraId="550A94BF" w14:textId="6FB548E9" w:rsidR="00984283" w:rsidRPr="009914FF" w:rsidRDefault="00984283">
      <w:pPr>
        <w:pStyle w:val="ListParagraph"/>
        <w:numPr>
          <w:ilvl w:val="0"/>
          <w:numId w:val="41"/>
        </w:numPr>
        <w:spacing w:after="150" w:line="265" w:lineRule="auto"/>
        <w:jc w:val="both"/>
        <w:rPr>
          <w:ins w:id="386" w:author="Jakob Dumky" w:date="2019-12-01T15:50:00Z"/>
          <w:lang w:val="en-GB"/>
        </w:rPr>
        <w:pPrChange w:id="387" w:author="Jakob Dumky" w:date="2019-12-01T20:52:00Z">
          <w:pPr>
            <w:spacing w:after="150" w:line="265" w:lineRule="auto"/>
            <w:jc w:val="both"/>
          </w:pPr>
        </w:pPrChange>
      </w:pPr>
      <w:ins w:id="388" w:author="Jakob Dumky" w:date="2019-12-01T15:48:00Z">
        <w:r w:rsidRPr="009914FF">
          <w:rPr>
            <w:lang w:val="en-GB"/>
          </w:rPr>
          <w:t>Evaluate the IS risks</w:t>
        </w:r>
      </w:ins>
    </w:p>
    <w:p w14:paraId="18BAF567" w14:textId="2945D37C" w:rsidR="00083341" w:rsidRPr="009914FF" w:rsidRDefault="00083341">
      <w:pPr>
        <w:pStyle w:val="ListParagraph"/>
        <w:numPr>
          <w:ilvl w:val="0"/>
          <w:numId w:val="41"/>
        </w:numPr>
        <w:spacing w:after="150" w:line="265" w:lineRule="auto"/>
        <w:jc w:val="both"/>
        <w:rPr>
          <w:ins w:id="389" w:author="Jakob Dumky" w:date="2019-12-01T15:50:00Z"/>
          <w:lang w:val="en-GB"/>
        </w:rPr>
        <w:pPrChange w:id="390" w:author="Jakob Dumky" w:date="2019-12-01T20:52:00Z">
          <w:pPr>
            <w:spacing w:after="150" w:line="265" w:lineRule="auto"/>
            <w:jc w:val="both"/>
          </w:pPr>
        </w:pPrChange>
      </w:pPr>
      <w:ins w:id="391" w:author="Jakob Dumky" w:date="2019-12-01T15:50:00Z">
        <w:r w:rsidRPr="009914FF">
          <w:rPr>
            <w:lang w:val="en-GB"/>
          </w:rPr>
          <w:t>Compare ri</w:t>
        </w:r>
        <w:r w:rsidR="00B52C65" w:rsidRPr="009914FF">
          <w:rPr>
            <w:lang w:val="en-GB"/>
          </w:rPr>
          <w:t>sk analysis result with the risk criteria</w:t>
        </w:r>
      </w:ins>
    </w:p>
    <w:p w14:paraId="76CEF417" w14:textId="619FB89F" w:rsidR="00B52C65" w:rsidRPr="009914FF" w:rsidRDefault="00B52C65">
      <w:pPr>
        <w:pStyle w:val="ListParagraph"/>
        <w:numPr>
          <w:ilvl w:val="0"/>
          <w:numId w:val="41"/>
        </w:numPr>
        <w:spacing w:after="150" w:line="265" w:lineRule="auto"/>
        <w:jc w:val="both"/>
        <w:rPr>
          <w:ins w:id="392" w:author="Jakob Dumky" w:date="2019-12-01T15:59:00Z"/>
          <w:lang w:val="en-GB"/>
        </w:rPr>
        <w:pPrChange w:id="393" w:author="Jakob Dumky" w:date="2019-12-01T20:52:00Z">
          <w:pPr>
            <w:spacing w:after="150" w:line="265" w:lineRule="auto"/>
            <w:jc w:val="both"/>
          </w:pPr>
        </w:pPrChange>
      </w:pPr>
      <w:ins w:id="394" w:author="Jakob Dumky" w:date="2019-12-01T15:50:00Z">
        <w:r w:rsidRPr="009914FF">
          <w:rPr>
            <w:lang w:val="en-GB"/>
          </w:rPr>
          <w:t xml:space="preserve">Prioritize risks </w:t>
        </w:r>
      </w:ins>
      <w:ins w:id="395" w:author="Jakob Dumky" w:date="2019-12-01T15:51:00Z">
        <w:r w:rsidR="00376724" w:rsidRPr="009914FF">
          <w:rPr>
            <w:lang w:val="en-GB"/>
          </w:rPr>
          <w:t>for risk treatment</w:t>
        </w:r>
      </w:ins>
    </w:p>
    <w:p w14:paraId="477A95C9" w14:textId="77777777" w:rsidR="00C23F0A" w:rsidRDefault="00C23F0A" w:rsidP="009C0425">
      <w:pPr>
        <w:spacing w:after="150" w:line="265" w:lineRule="auto"/>
        <w:jc w:val="both"/>
        <w:rPr>
          <w:ins w:id="396" w:author="Jakob Dumky" w:date="2019-12-01T15:50:00Z"/>
          <w:lang w:val="en-GB"/>
        </w:rPr>
      </w:pPr>
    </w:p>
    <w:p w14:paraId="4EA6478A" w14:textId="1EA736F3" w:rsidR="00273F27" w:rsidDel="00EB41D2" w:rsidRDefault="00EF0474">
      <w:pPr>
        <w:spacing w:after="150" w:line="265" w:lineRule="auto"/>
        <w:jc w:val="both"/>
        <w:rPr>
          <w:del w:id="397" w:author="Jakob Dumky" w:date="2019-12-01T15:30:00Z"/>
        </w:rPr>
        <w:pPrChange w:id="398" w:author="Jakob Dumky" w:date="2019-12-01T15:32:00Z">
          <w:pPr>
            <w:numPr>
              <w:ilvl w:val="1"/>
              <w:numId w:val="9"/>
            </w:numPr>
            <w:spacing w:after="150" w:line="265" w:lineRule="auto"/>
            <w:ind w:left="800" w:hanging="403"/>
            <w:jc w:val="both"/>
          </w:pPr>
        </w:pPrChange>
      </w:pPr>
      <w:del w:id="399" w:author="Jakob Dumky" w:date="2019-12-01T15:30:00Z">
        <w:r w:rsidDel="00EB41D2">
          <w:rPr>
            <w:rFonts w:ascii="Cambria" w:eastAsia="Cambria" w:hAnsi="Cambria" w:cs="Cambria"/>
            <w:color w:val="181717"/>
          </w:rPr>
          <w:delText>the risk acceptance criteria; and</w:delText>
        </w:r>
      </w:del>
    </w:p>
    <w:p w14:paraId="5C135DE9" w14:textId="002DB008" w:rsidR="00273F27" w:rsidDel="00EB41D2" w:rsidRDefault="00EF0474">
      <w:pPr>
        <w:spacing w:after="150" w:line="265" w:lineRule="auto"/>
        <w:jc w:val="both"/>
        <w:rPr>
          <w:del w:id="400" w:author="Jakob Dumky" w:date="2019-12-01T15:30:00Z"/>
        </w:rPr>
        <w:pPrChange w:id="401" w:author="Jakob Dumky" w:date="2019-12-01T15:32:00Z">
          <w:pPr>
            <w:numPr>
              <w:ilvl w:val="1"/>
              <w:numId w:val="9"/>
            </w:numPr>
            <w:spacing w:after="150" w:line="265" w:lineRule="auto"/>
            <w:ind w:left="800" w:hanging="403"/>
            <w:jc w:val="both"/>
          </w:pPr>
        </w:pPrChange>
      </w:pPr>
      <w:del w:id="402" w:author="Jakob Dumky" w:date="2019-12-01T15:30:00Z">
        <w:r w:rsidDel="00EB41D2">
          <w:rPr>
            <w:rFonts w:ascii="Cambria" w:eastAsia="Cambria" w:hAnsi="Cambria" w:cs="Cambria"/>
            <w:color w:val="181717"/>
          </w:rPr>
          <w:delText>criteria for performing information security risk assessments;</w:delText>
        </w:r>
      </w:del>
    </w:p>
    <w:p w14:paraId="6E06993F" w14:textId="4A901D3C" w:rsidR="00273F27" w:rsidDel="005E04F9" w:rsidRDefault="00EF0474">
      <w:pPr>
        <w:spacing w:after="150" w:line="265" w:lineRule="auto"/>
        <w:jc w:val="both"/>
        <w:rPr>
          <w:del w:id="403" w:author="Jakob Dumky" w:date="2019-12-01T15:40:00Z"/>
        </w:rPr>
        <w:pPrChange w:id="404" w:author="Jakob Dumky" w:date="2019-12-01T15:32:00Z">
          <w:pPr>
            <w:numPr>
              <w:numId w:val="9"/>
            </w:numPr>
            <w:spacing w:after="150" w:line="265" w:lineRule="auto"/>
            <w:ind w:left="403" w:hanging="403"/>
            <w:jc w:val="both"/>
          </w:pPr>
        </w:pPrChange>
      </w:pPr>
      <w:del w:id="405" w:author="Jakob Dumky" w:date="2019-12-01T15:40:00Z">
        <w:r w:rsidDel="005E04F9">
          <w:rPr>
            <w:rFonts w:ascii="Cambria" w:eastAsia="Cambria" w:hAnsi="Cambria" w:cs="Cambria"/>
            <w:color w:val="181717"/>
          </w:rPr>
          <w:delText>ensures that repeated information security risk assessments produce consistent, valid and comparable results;</w:delText>
        </w:r>
      </w:del>
    </w:p>
    <w:p w14:paraId="0E31EB6B" w14:textId="3A574BF0" w:rsidR="00273F27" w:rsidDel="00C42AC4" w:rsidRDefault="00EF0474">
      <w:pPr>
        <w:numPr>
          <w:ilvl w:val="0"/>
          <w:numId w:val="9"/>
        </w:numPr>
        <w:spacing w:after="150" w:line="265" w:lineRule="auto"/>
        <w:ind w:hanging="403"/>
        <w:jc w:val="both"/>
        <w:rPr>
          <w:del w:id="406" w:author="Jakob Dumky" w:date="2019-12-01T15:41:00Z"/>
        </w:rPr>
      </w:pPr>
      <w:del w:id="407" w:author="Jakob Dumky" w:date="2019-12-01T15:41:00Z">
        <w:r w:rsidDel="00C42AC4">
          <w:rPr>
            <w:rFonts w:ascii="Cambria" w:eastAsia="Cambria" w:hAnsi="Cambria" w:cs="Cambria"/>
            <w:color w:val="181717"/>
          </w:rPr>
          <w:delText>identifies the information security risks:</w:delText>
        </w:r>
      </w:del>
    </w:p>
    <w:p w14:paraId="2C212025" w14:textId="6D050F13" w:rsidR="00273F27" w:rsidDel="000D535F" w:rsidRDefault="00EF0474">
      <w:pPr>
        <w:numPr>
          <w:ilvl w:val="1"/>
          <w:numId w:val="9"/>
        </w:numPr>
        <w:spacing w:after="150" w:line="265" w:lineRule="auto"/>
        <w:ind w:left="800" w:hanging="403"/>
        <w:jc w:val="both"/>
        <w:rPr>
          <w:del w:id="408" w:author="Jakob Dumky" w:date="2019-12-01T15:42:00Z"/>
        </w:rPr>
      </w:pPr>
      <w:del w:id="409" w:author="Jakob Dumky" w:date="2019-12-01T15:42:00Z">
        <w:r w:rsidDel="000D535F">
          <w:rPr>
            <w:rFonts w:ascii="Cambria" w:eastAsia="Cambria" w:hAnsi="Cambria" w:cs="Cambria"/>
            <w:color w:val="181717"/>
          </w:rPr>
          <w:delText>apply the information security risk assessment process to identify risks associated with the loss of confidentiality, integrity and availability for information within the scope of the information security management system; and</w:delText>
        </w:r>
      </w:del>
    </w:p>
    <w:p w14:paraId="0DDAEEBB" w14:textId="6BFA3129" w:rsidR="00273F27" w:rsidDel="00D770D0" w:rsidRDefault="00EF0474">
      <w:pPr>
        <w:numPr>
          <w:ilvl w:val="1"/>
          <w:numId w:val="9"/>
        </w:numPr>
        <w:spacing w:after="150" w:line="265" w:lineRule="auto"/>
        <w:ind w:left="800" w:hanging="403"/>
        <w:jc w:val="both"/>
        <w:rPr>
          <w:del w:id="410" w:author="Jakob Dumky" w:date="2019-12-01T15:43:00Z"/>
        </w:rPr>
      </w:pPr>
      <w:del w:id="411" w:author="Jakob Dumky" w:date="2019-12-01T15:43:00Z">
        <w:r w:rsidDel="00D770D0">
          <w:rPr>
            <w:rFonts w:ascii="Cambria" w:eastAsia="Cambria" w:hAnsi="Cambria" w:cs="Cambria"/>
            <w:color w:val="181717"/>
          </w:rPr>
          <w:delText>identify the risk owners;</w:delText>
        </w:r>
      </w:del>
    </w:p>
    <w:p w14:paraId="230533C2" w14:textId="06BEE06A" w:rsidR="00273F27" w:rsidDel="000C08DC" w:rsidRDefault="00EF0474">
      <w:pPr>
        <w:numPr>
          <w:ilvl w:val="0"/>
          <w:numId w:val="9"/>
        </w:numPr>
        <w:spacing w:after="150" w:line="265" w:lineRule="auto"/>
        <w:ind w:hanging="403"/>
        <w:jc w:val="both"/>
        <w:rPr>
          <w:del w:id="412" w:author="Jakob Dumky" w:date="2019-12-01T15:45:00Z"/>
        </w:rPr>
      </w:pPr>
      <w:del w:id="413" w:author="Jakob Dumky" w:date="2019-12-01T15:45:00Z">
        <w:r w:rsidDel="000C08DC">
          <w:rPr>
            <w:rFonts w:ascii="Cambria" w:eastAsia="Cambria" w:hAnsi="Cambria" w:cs="Cambria"/>
            <w:color w:val="181717"/>
          </w:rPr>
          <w:delText>analyses the information security risks:</w:delText>
        </w:r>
      </w:del>
    </w:p>
    <w:p w14:paraId="199F5951" w14:textId="040A466B" w:rsidR="00273F27" w:rsidDel="000373D0" w:rsidRDefault="00EF0474">
      <w:pPr>
        <w:numPr>
          <w:ilvl w:val="1"/>
          <w:numId w:val="9"/>
        </w:numPr>
        <w:spacing w:after="150" w:line="265" w:lineRule="auto"/>
        <w:ind w:left="800" w:hanging="403"/>
        <w:jc w:val="both"/>
        <w:rPr>
          <w:del w:id="414" w:author="Jakob Dumky" w:date="2019-12-01T15:47:00Z"/>
        </w:rPr>
      </w:pPr>
      <w:del w:id="415" w:author="Jakob Dumky" w:date="2019-12-01T15:47:00Z">
        <w:r w:rsidDel="000373D0">
          <w:rPr>
            <w:rFonts w:ascii="Cambria" w:eastAsia="Cambria" w:hAnsi="Cambria" w:cs="Cambria"/>
            <w:color w:val="181717"/>
          </w:rPr>
          <w:delText xml:space="preserve">assess the potential consequences that would result if the risks identified in </w:delText>
        </w:r>
        <w:r w:rsidDel="000373D0">
          <w:rPr>
            <w:rFonts w:ascii="Cambria" w:eastAsia="Cambria" w:hAnsi="Cambria" w:cs="Cambria"/>
            <w:color w:val="053BF5"/>
            <w:u w:val="single" w:color="053BF5"/>
          </w:rPr>
          <w:delText>6.1.2</w:delText>
        </w:r>
        <w:r w:rsidDel="000373D0">
          <w:rPr>
            <w:rFonts w:ascii="Cambria" w:eastAsia="Cambria" w:hAnsi="Cambria" w:cs="Cambria"/>
            <w:color w:val="181717"/>
          </w:rPr>
          <w:delText xml:space="preserve"> c) 1) were to materialize;</w:delText>
        </w:r>
      </w:del>
    </w:p>
    <w:p w14:paraId="113248FA" w14:textId="4654A4BB" w:rsidR="00273F27" w:rsidDel="00984283" w:rsidRDefault="00EF0474">
      <w:pPr>
        <w:numPr>
          <w:ilvl w:val="1"/>
          <w:numId w:val="9"/>
        </w:numPr>
        <w:spacing w:after="150" w:line="265" w:lineRule="auto"/>
        <w:ind w:left="800" w:hanging="403"/>
        <w:jc w:val="both"/>
        <w:rPr>
          <w:del w:id="416" w:author="Jakob Dumky" w:date="2019-12-01T15:47:00Z"/>
        </w:rPr>
      </w:pPr>
      <w:del w:id="417" w:author="Jakob Dumky" w:date="2019-12-01T15:47:00Z">
        <w:r w:rsidDel="00984283">
          <w:rPr>
            <w:rFonts w:ascii="Cambria" w:eastAsia="Cambria" w:hAnsi="Cambria" w:cs="Cambria"/>
            <w:color w:val="181717"/>
          </w:rPr>
          <w:delText xml:space="preserve">assess the realistic likelihood of the occurrence of the risks identified in </w:delText>
        </w:r>
        <w:r w:rsidDel="00984283">
          <w:rPr>
            <w:rFonts w:ascii="Cambria" w:eastAsia="Cambria" w:hAnsi="Cambria" w:cs="Cambria"/>
            <w:color w:val="053BF5"/>
            <w:u w:val="single" w:color="053BF5"/>
          </w:rPr>
          <w:delText>6.1.2</w:delText>
        </w:r>
        <w:r w:rsidDel="00984283">
          <w:rPr>
            <w:rFonts w:ascii="Cambria" w:eastAsia="Cambria" w:hAnsi="Cambria" w:cs="Cambria"/>
            <w:color w:val="181717"/>
          </w:rPr>
          <w:delText xml:space="preserve"> c) 1); and</w:delText>
        </w:r>
      </w:del>
    </w:p>
    <w:p w14:paraId="51265C69" w14:textId="741D4179" w:rsidR="00273F27" w:rsidDel="00984283" w:rsidRDefault="00EF0474">
      <w:pPr>
        <w:numPr>
          <w:ilvl w:val="1"/>
          <w:numId w:val="9"/>
        </w:numPr>
        <w:spacing w:after="150" w:line="265" w:lineRule="auto"/>
        <w:ind w:left="800" w:hanging="403"/>
        <w:jc w:val="both"/>
        <w:rPr>
          <w:del w:id="418" w:author="Jakob Dumky" w:date="2019-12-01T15:48:00Z"/>
        </w:rPr>
      </w:pPr>
      <w:del w:id="419" w:author="Jakob Dumky" w:date="2019-12-01T15:48:00Z">
        <w:r w:rsidDel="00984283">
          <w:rPr>
            <w:rFonts w:ascii="Cambria" w:eastAsia="Cambria" w:hAnsi="Cambria" w:cs="Cambria"/>
            <w:color w:val="181717"/>
          </w:rPr>
          <w:delText>determine the levels of risk;</w:delText>
        </w:r>
      </w:del>
    </w:p>
    <w:p w14:paraId="47B40DD2" w14:textId="79F0AA02" w:rsidR="00273F27" w:rsidDel="00984283" w:rsidRDefault="00EF0474">
      <w:pPr>
        <w:numPr>
          <w:ilvl w:val="0"/>
          <w:numId w:val="9"/>
        </w:numPr>
        <w:spacing w:after="150" w:line="265" w:lineRule="auto"/>
        <w:ind w:hanging="403"/>
        <w:jc w:val="both"/>
        <w:rPr>
          <w:del w:id="420" w:author="Jakob Dumky" w:date="2019-12-01T15:48:00Z"/>
        </w:rPr>
      </w:pPr>
      <w:del w:id="421" w:author="Jakob Dumky" w:date="2019-12-01T15:48:00Z">
        <w:r w:rsidDel="00984283">
          <w:rPr>
            <w:rFonts w:ascii="Cambria" w:eastAsia="Cambria" w:hAnsi="Cambria" w:cs="Cambria"/>
            <w:color w:val="181717"/>
          </w:rPr>
          <w:delText>evaluates the information security risks:</w:delText>
        </w:r>
      </w:del>
    </w:p>
    <w:p w14:paraId="61831DC9" w14:textId="05FD4A75" w:rsidR="00273F27" w:rsidDel="00376724" w:rsidRDefault="00EF0474">
      <w:pPr>
        <w:numPr>
          <w:ilvl w:val="1"/>
          <w:numId w:val="9"/>
        </w:numPr>
        <w:spacing w:after="0" w:line="406" w:lineRule="auto"/>
        <w:ind w:left="800" w:hanging="403"/>
        <w:jc w:val="both"/>
        <w:rPr>
          <w:del w:id="422" w:author="Jakob Dumky" w:date="2019-12-01T15:51:00Z"/>
        </w:rPr>
      </w:pPr>
      <w:del w:id="423" w:author="Jakob Dumky" w:date="2019-12-01T15:50:00Z">
        <w:r w:rsidDel="00B52C65">
          <w:rPr>
            <w:rFonts w:ascii="Cambria" w:eastAsia="Cambria" w:hAnsi="Cambria" w:cs="Cambria"/>
            <w:color w:val="181717"/>
          </w:rPr>
          <w:delText xml:space="preserve">compare the results of risk analysis with the risk criteria established in </w:delText>
        </w:r>
        <w:r w:rsidDel="00B52C65">
          <w:rPr>
            <w:rFonts w:ascii="Cambria" w:eastAsia="Cambria" w:hAnsi="Cambria" w:cs="Cambria"/>
            <w:color w:val="053BF5"/>
            <w:u w:val="single" w:color="053BF5"/>
          </w:rPr>
          <w:delText>6.1.2</w:delText>
        </w:r>
        <w:r w:rsidDel="00B52C65">
          <w:rPr>
            <w:rFonts w:ascii="Cambria" w:eastAsia="Cambria" w:hAnsi="Cambria" w:cs="Cambria"/>
            <w:color w:val="181717"/>
          </w:rPr>
          <w:delText xml:space="preserve"> a); and 2) </w:delText>
        </w:r>
      </w:del>
      <w:del w:id="424" w:author="Jakob Dumky" w:date="2019-12-01T15:51:00Z">
        <w:r w:rsidDel="00376724">
          <w:rPr>
            <w:rFonts w:ascii="Cambria" w:eastAsia="Cambria" w:hAnsi="Cambria" w:cs="Cambria"/>
            <w:color w:val="181717"/>
          </w:rPr>
          <w:tab/>
          <w:delText>prioritize the analysed risks for risk treatment.</w:delText>
        </w:r>
      </w:del>
    </w:p>
    <w:p w14:paraId="7E1A8274" w14:textId="62FC3EB0" w:rsidR="00273F27" w:rsidDel="00581436" w:rsidRDefault="00EF0474">
      <w:pPr>
        <w:spacing w:after="268" w:line="265" w:lineRule="auto"/>
        <w:ind w:left="-5" w:hanging="10"/>
        <w:jc w:val="both"/>
        <w:rPr>
          <w:del w:id="425" w:author="Jakob Dumky" w:date="2019-12-01T15:51:00Z"/>
        </w:rPr>
      </w:pPr>
      <w:del w:id="426" w:author="Jakob Dumky" w:date="2019-12-01T15:51:00Z">
        <w:r w:rsidDel="00581436">
          <w:rPr>
            <w:rFonts w:ascii="Cambria" w:eastAsia="Cambria" w:hAnsi="Cambria" w:cs="Cambria"/>
            <w:color w:val="181717"/>
          </w:rPr>
          <w:delText>The organization shall retain documented information about the information security risk assessment process.</w:delText>
        </w:r>
      </w:del>
    </w:p>
    <w:p w14:paraId="5A0BA58F" w14:textId="77777777" w:rsidR="00273F27" w:rsidRDefault="00EF0474">
      <w:pPr>
        <w:pStyle w:val="Heading5"/>
        <w:tabs>
          <w:tab w:val="center" w:pos="1865"/>
        </w:tabs>
        <w:ind w:left="-15" w:firstLine="0"/>
      </w:pPr>
      <w:r>
        <w:t xml:space="preserve">6.1.3 </w:t>
      </w:r>
      <w:r>
        <w:tab/>
        <w:t>Information security risk treatment</w:t>
      </w:r>
    </w:p>
    <w:p w14:paraId="63382560" w14:textId="77777777" w:rsidR="005C611A" w:rsidRDefault="005C611A">
      <w:pPr>
        <w:spacing w:after="150" w:line="265" w:lineRule="auto"/>
        <w:ind w:left="-5" w:hanging="10"/>
        <w:jc w:val="both"/>
        <w:rPr>
          <w:ins w:id="427" w:author="Jakob Dumky" w:date="2019-12-01T15:58:00Z"/>
          <w:rFonts w:ascii="Cambria" w:eastAsia="Cambria" w:hAnsi="Cambria" w:cs="Cambria"/>
          <w:color w:val="181717"/>
        </w:rPr>
      </w:pPr>
      <w:moveToRangeStart w:id="428" w:author="Jakob Dumky" w:date="2019-12-01T15:58:00Z" w:name="move26108339"/>
      <w:moveTo w:id="429" w:author="Jakob Dumky" w:date="2019-12-01T15:58:00Z">
        <w:r>
          <w:rPr>
            <w:rFonts w:ascii="Cambria" w:eastAsia="Cambria" w:hAnsi="Cambria" w:cs="Cambria"/>
            <w:color w:val="181717"/>
          </w:rPr>
          <w:t>The organization shall retain documented information about the information security risk treatment process.</w:t>
        </w:r>
      </w:moveTo>
      <w:moveToRangeEnd w:id="428"/>
    </w:p>
    <w:p w14:paraId="3A0FD9BE" w14:textId="3CE2C8A5" w:rsidR="00DC3C52" w:rsidRDefault="00DC3C52">
      <w:pPr>
        <w:spacing w:after="150" w:line="265" w:lineRule="auto"/>
        <w:ind w:left="-5" w:hanging="10"/>
        <w:jc w:val="both"/>
        <w:rPr>
          <w:ins w:id="430" w:author="Jakob Dumky" w:date="2019-12-01T15:54:00Z"/>
          <w:rFonts w:ascii="Cambria" w:eastAsia="Cambria" w:hAnsi="Cambria" w:cs="Cambria"/>
          <w:color w:val="181717"/>
          <w:lang w:val="en-GB"/>
        </w:rPr>
      </w:pPr>
      <w:ins w:id="431" w:author="Jakob Dumky" w:date="2019-12-01T15:54:00Z">
        <w:r>
          <w:rPr>
            <w:rFonts w:ascii="Cambria" w:eastAsia="Cambria" w:hAnsi="Cambria" w:cs="Cambria"/>
            <w:color w:val="181717"/>
            <w:lang w:val="en-GB"/>
          </w:rPr>
          <w:t>A process to:</w:t>
        </w:r>
      </w:ins>
    </w:p>
    <w:p w14:paraId="759A53E5" w14:textId="4A5B82B1" w:rsidR="00373765" w:rsidRPr="009914FF" w:rsidRDefault="00373765">
      <w:pPr>
        <w:pStyle w:val="ListParagraph"/>
        <w:numPr>
          <w:ilvl w:val="0"/>
          <w:numId w:val="42"/>
        </w:numPr>
        <w:spacing w:after="150" w:line="265" w:lineRule="auto"/>
        <w:jc w:val="both"/>
        <w:rPr>
          <w:ins w:id="432" w:author="Jakob Dumky" w:date="2019-12-01T15:55:00Z"/>
          <w:rFonts w:ascii="Cambria" w:eastAsia="Cambria" w:hAnsi="Cambria" w:cs="Cambria"/>
          <w:color w:val="181717"/>
          <w:lang w:val="en-GB"/>
          <w:rPrChange w:id="433" w:author="Jakob Dumky" w:date="2019-12-01T20:52:00Z">
            <w:rPr>
              <w:ins w:id="434" w:author="Jakob Dumky" w:date="2019-12-01T15:55:00Z"/>
              <w:lang w:val="en-GB"/>
            </w:rPr>
          </w:rPrChange>
        </w:rPr>
        <w:pPrChange w:id="435" w:author="Jakob Dumky" w:date="2019-12-01T20:52:00Z">
          <w:pPr>
            <w:spacing w:after="150" w:line="265" w:lineRule="auto"/>
            <w:ind w:left="-5" w:hanging="10"/>
            <w:jc w:val="both"/>
          </w:pPr>
        </w:pPrChange>
      </w:pPr>
      <w:ins w:id="436" w:author="Jakob Dumky" w:date="2019-12-01T15:54:00Z">
        <w:r w:rsidRPr="009914FF">
          <w:rPr>
            <w:rFonts w:ascii="Cambria" w:eastAsia="Cambria" w:hAnsi="Cambria" w:cs="Cambria"/>
            <w:color w:val="181717"/>
            <w:lang w:val="en-GB"/>
            <w:rPrChange w:id="437" w:author="Jakob Dumky" w:date="2019-12-01T20:52:00Z">
              <w:rPr>
                <w:lang w:val="en-GB"/>
              </w:rPr>
            </w:rPrChange>
          </w:rPr>
          <w:t xml:space="preserve">Select appropriate </w:t>
        </w:r>
      </w:ins>
      <w:ins w:id="438" w:author="Jakob Dumky" w:date="2019-12-01T15:55:00Z">
        <w:r w:rsidRPr="009914FF">
          <w:rPr>
            <w:rFonts w:ascii="Cambria" w:eastAsia="Cambria" w:hAnsi="Cambria" w:cs="Cambria"/>
            <w:color w:val="181717"/>
            <w:lang w:val="en-GB"/>
            <w:rPrChange w:id="439" w:author="Jakob Dumky" w:date="2019-12-01T20:52:00Z">
              <w:rPr>
                <w:lang w:val="en-GB"/>
              </w:rPr>
            </w:rPrChange>
          </w:rPr>
          <w:t>IS risk treatment options</w:t>
        </w:r>
      </w:ins>
    </w:p>
    <w:p w14:paraId="33B18DED" w14:textId="1A161174" w:rsidR="008458CC" w:rsidRPr="009914FF" w:rsidRDefault="008458CC">
      <w:pPr>
        <w:pStyle w:val="ListParagraph"/>
        <w:numPr>
          <w:ilvl w:val="0"/>
          <w:numId w:val="42"/>
        </w:numPr>
        <w:spacing w:after="150" w:line="265" w:lineRule="auto"/>
        <w:jc w:val="both"/>
        <w:rPr>
          <w:ins w:id="440" w:author="Jakob Dumky" w:date="2019-12-01T15:55:00Z"/>
          <w:rFonts w:ascii="Cambria" w:eastAsia="Cambria" w:hAnsi="Cambria" w:cs="Cambria"/>
          <w:color w:val="181717"/>
          <w:lang w:val="en-GB"/>
          <w:rPrChange w:id="441" w:author="Jakob Dumky" w:date="2019-12-01T20:52:00Z">
            <w:rPr>
              <w:ins w:id="442" w:author="Jakob Dumky" w:date="2019-12-01T15:55:00Z"/>
              <w:lang w:val="en-GB"/>
            </w:rPr>
          </w:rPrChange>
        </w:rPr>
        <w:pPrChange w:id="443" w:author="Jakob Dumky" w:date="2019-12-01T20:52:00Z">
          <w:pPr>
            <w:spacing w:after="150" w:line="265" w:lineRule="auto"/>
            <w:ind w:left="-5" w:hanging="10"/>
            <w:jc w:val="both"/>
          </w:pPr>
        </w:pPrChange>
      </w:pPr>
      <w:ins w:id="444" w:author="Jakob Dumky" w:date="2019-12-01T15:55:00Z">
        <w:r w:rsidRPr="009914FF">
          <w:rPr>
            <w:rFonts w:ascii="Cambria" w:eastAsia="Cambria" w:hAnsi="Cambria" w:cs="Cambria"/>
            <w:color w:val="181717"/>
            <w:lang w:val="en-GB"/>
            <w:rPrChange w:id="445" w:author="Jakob Dumky" w:date="2019-12-01T20:52:00Z">
              <w:rPr>
                <w:lang w:val="en-GB"/>
              </w:rPr>
            </w:rPrChange>
          </w:rPr>
          <w:t xml:space="preserve">Determine the controls necessary to implement </w:t>
        </w:r>
        <w:r w:rsidR="004604EC" w:rsidRPr="009914FF">
          <w:rPr>
            <w:rFonts w:ascii="Cambria" w:eastAsia="Cambria" w:hAnsi="Cambria" w:cs="Cambria"/>
            <w:color w:val="181717"/>
            <w:lang w:val="en-GB"/>
            <w:rPrChange w:id="446" w:author="Jakob Dumky" w:date="2019-12-01T20:52:00Z">
              <w:rPr>
                <w:lang w:val="en-GB"/>
              </w:rPr>
            </w:rPrChange>
          </w:rPr>
          <w:t>IS risk treatment</w:t>
        </w:r>
      </w:ins>
    </w:p>
    <w:p w14:paraId="5BA85C2A" w14:textId="31914563" w:rsidR="00FE4CA8" w:rsidRPr="009914FF" w:rsidRDefault="00FE4CA8">
      <w:pPr>
        <w:pStyle w:val="ListParagraph"/>
        <w:numPr>
          <w:ilvl w:val="0"/>
          <w:numId w:val="42"/>
        </w:numPr>
        <w:spacing w:after="150" w:line="265" w:lineRule="auto"/>
        <w:jc w:val="both"/>
        <w:rPr>
          <w:ins w:id="447" w:author="Jakob Dumky" w:date="2019-12-01T15:56:00Z"/>
          <w:rFonts w:ascii="Cambria" w:eastAsia="Cambria" w:hAnsi="Cambria" w:cs="Cambria"/>
          <w:color w:val="181717"/>
          <w:lang w:val="en-GB"/>
          <w:rPrChange w:id="448" w:author="Jakob Dumky" w:date="2019-12-01T20:52:00Z">
            <w:rPr>
              <w:ins w:id="449" w:author="Jakob Dumky" w:date="2019-12-01T15:56:00Z"/>
              <w:lang w:val="en-GB"/>
            </w:rPr>
          </w:rPrChange>
        </w:rPr>
        <w:pPrChange w:id="450" w:author="Jakob Dumky" w:date="2019-12-01T20:52:00Z">
          <w:pPr>
            <w:spacing w:after="150" w:line="265" w:lineRule="auto"/>
            <w:ind w:left="-5" w:hanging="10"/>
            <w:jc w:val="both"/>
          </w:pPr>
        </w:pPrChange>
      </w:pPr>
      <w:ins w:id="451" w:author="Jakob Dumky" w:date="2019-12-01T15:55:00Z">
        <w:r w:rsidRPr="009914FF">
          <w:rPr>
            <w:rFonts w:ascii="Cambria" w:eastAsia="Cambria" w:hAnsi="Cambria" w:cs="Cambria"/>
            <w:color w:val="181717"/>
            <w:lang w:val="en-GB"/>
            <w:rPrChange w:id="452" w:author="Jakob Dumky" w:date="2019-12-01T20:52:00Z">
              <w:rPr>
                <w:lang w:val="en-GB"/>
              </w:rPr>
            </w:rPrChange>
          </w:rPr>
          <w:t>Use Annex</w:t>
        </w:r>
      </w:ins>
      <w:ins w:id="453" w:author="Jakob Dumky" w:date="2019-12-01T15:56:00Z">
        <w:r w:rsidRPr="009914FF">
          <w:rPr>
            <w:rFonts w:ascii="Cambria" w:eastAsia="Cambria" w:hAnsi="Cambria" w:cs="Cambria"/>
            <w:color w:val="181717"/>
            <w:lang w:val="en-GB"/>
            <w:rPrChange w:id="454" w:author="Jakob Dumky" w:date="2019-12-01T20:52:00Z">
              <w:rPr>
                <w:lang w:val="en-GB"/>
              </w:rPr>
            </w:rPrChange>
          </w:rPr>
          <w:t xml:space="preserve"> A of ISO 27001 </w:t>
        </w:r>
        <w:r w:rsidR="007D7AFD" w:rsidRPr="009914FF">
          <w:rPr>
            <w:rFonts w:ascii="Cambria" w:eastAsia="Cambria" w:hAnsi="Cambria" w:cs="Cambria"/>
            <w:color w:val="181717"/>
            <w:lang w:val="en-GB"/>
            <w:rPrChange w:id="455" w:author="Jakob Dumky" w:date="2019-12-01T20:52:00Z">
              <w:rPr>
                <w:lang w:val="en-GB"/>
              </w:rPr>
            </w:rPrChange>
          </w:rPr>
          <w:t>to evaluate completeness</w:t>
        </w:r>
      </w:ins>
    </w:p>
    <w:p w14:paraId="2D1FB4D1" w14:textId="0F3A38FF" w:rsidR="007D7AFD" w:rsidRPr="009914FF" w:rsidRDefault="00EF270A">
      <w:pPr>
        <w:pStyle w:val="ListParagraph"/>
        <w:numPr>
          <w:ilvl w:val="0"/>
          <w:numId w:val="42"/>
        </w:numPr>
        <w:spacing w:after="150" w:line="265" w:lineRule="auto"/>
        <w:jc w:val="both"/>
        <w:rPr>
          <w:ins w:id="456" w:author="Jakob Dumky" w:date="2019-12-01T15:57:00Z"/>
          <w:rFonts w:ascii="Cambria" w:eastAsia="Cambria" w:hAnsi="Cambria" w:cs="Cambria"/>
          <w:color w:val="181717"/>
          <w:lang w:val="en-GB"/>
          <w:rPrChange w:id="457" w:author="Jakob Dumky" w:date="2019-12-01T20:52:00Z">
            <w:rPr>
              <w:ins w:id="458" w:author="Jakob Dumky" w:date="2019-12-01T15:57:00Z"/>
              <w:lang w:val="en-GB"/>
            </w:rPr>
          </w:rPrChange>
        </w:rPr>
        <w:pPrChange w:id="459" w:author="Jakob Dumky" w:date="2019-12-01T20:52:00Z">
          <w:pPr>
            <w:spacing w:after="150" w:line="265" w:lineRule="auto"/>
            <w:ind w:left="-5" w:hanging="10"/>
            <w:jc w:val="both"/>
          </w:pPr>
        </w:pPrChange>
      </w:pPr>
      <w:ins w:id="460" w:author="Jakob Dumky" w:date="2019-12-01T15:57:00Z">
        <w:r w:rsidRPr="009914FF">
          <w:rPr>
            <w:rFonts w:ascii="Cambria" w:eastAsia="Cambria" w:hAnsi="Cambria" w:cs="Cambria"/>
            <w:color w:val="181717"/>
            <w:lang w:val="en-GB"/>
            <w:rPrChange w:id="461" w:author="Jakob Dumky" w:date="2019-12-01T20:52:00Z">
              <w:rPr>
                <w:lang w:val="en-GB"/>
              </w:rPr>
            </w:rPrChange>
          </w:rPr>
          <w:t>Produce a statement of applicability of the relevant controls</w:t>
        </w:r>
      </w:ins>
    </w:p>
    <w:p w14:paraId="47A94975" w14:textId="09AB0264" w:rsidR="00EF270A" w:rsidRPr="009914FF" w:rsidRDefault="001167B0">
      <w:pPr>
        <w:pStyle w:val="ListParagraph"/>
        <w:numPr>
          <w:ilvl w:val="0"/>
          <w:numId w:val="42"/>
        </w:numPr>
        <w:spacing w:after="150" w:line="265" w:lineRule="auto"/>
        <w:jc w:val="both"/>
        <w:rPr>
          <w:ins w:id="462" w:author="Jakob Dumky" w:date="2019-12-01T15:58:00Z"/>
          <w:rFonts w:ascii="Cambria" w:eastAsia="Cambria" w:hAnsi="Cambria" w:cs="Cambria"/>
          <w:color w:val="181717"/>
          <w:lang w:val="en-GB"/>
          <w:rPrChange w:id="463" w:author="Jakob Dumky" w:date="2019-12-01T20:52:00Z">
            <w:rPr>
              <w:ins w:id="464" w:author="Jakob Dumky" w:date="2019-12-01T15:58:00Z"/>
              <w:lang w:val="en-GB"/>
            </w:rPr>
          </w:rPrChange>
        </w:rPr>
        <w:pPrChange w:id="465" w:author="Jakob Dumky" w:date="2019-12-01T20:52:00Z">
          <w:pPr>
            <w:spacing w:after="150" w:line="265" w:lineRule="auto"/>
            <w:ind w:left="-5" w:hanging="10"/>
            <w:jc w:val="both"/>
          </w:pPr>
        </w:pPrChange>
      </w:pPr>
      <w:ins w:id="466" w:author="Jakob Dumky" w:date="2019-12-01T15:57:00Z">
        <w:r w:rsidRPr="009914FF">
          <w:rPr>
            <w:rFonts w:ascii="Cambria" w:eastAsia="Cambria" w:hAnsi="Cambria" w:cs="Cambria"/>
            <w:color w:val="181717"/>
            <w:lang w:val="en-GB"/>
            <w:rPrChange w:id="467" w:author="Jakob Dumky" w:date="2019-12-01T20:52:00Z">
              <w:rPr>
                <w:lang w:val="en-GB"/>
              </w:rPr>
            </w:rPrChange>
          </w:rPr>
          <w:t xml:space="preserve">Decide on </w:t>
        </w:r>
        <w:r w:rsidR="00AC4C74" w:rsidRPr="009914FF">
          <w:rPr>
            <w:rFonts w:ascii="Cambria" w:eastAsia="Cambria" w:hAnsi="Cambria" w:cs="Cambria"/>
            <w:color w:val="181717"/>
            <w:lang w:val="en-GB"/>
            <w:rPrChange w:id="468" w:author="Jakob Dumky" w:date="2019-12-01T20:52:00Z">
              <w:rPr>
                <w:lang w:val="en-GB"/>
              </w:rPr>
            </w:rPrChange>
          </w:rPr>
          <w:t>an IS risk treatment plan</w:t>
        </w:r>
      </w:ins>
    </w:p>
    <w:p w14:paraId="00875FFE" w14:textId="09A4362B" w:rsidR="00930CE5" w:rsidRPr="009914FF" w:rsidRDefault="00930CE5">
      <w:pPr>
        <w:pStyle w:val="ListParagraph"/>
        <w:numPr>
          <w:ilvl w:val="0"/>
          <w:numId w:val="42"/>
        </w:numPr>
        <w:spacing w:after="150" w:line="265" w:lineRule="auto"/>
        <w:jc w:val="both"/>
        <w:rPr>
          <w:ins w:id="469" w:author="Jakob Dumky" w:date="2019-12-01T15:59:00Z"/>
          <w:rFonts w:ascii="Cambria" w:eastAsia="Cambria" w:hAnsi="Cambria" w:cs="Cambria"/>
          <w:color w:val="181717"/>
          <w:lang w:val="en-GB"/>
          <w:rPrChange w:id="470" w:author="Jakob Dumky" w:date="2019-12-01T20:52:00Z">
            <w:rPr>
              <w:ins w:id="471" w:author="Jakob Dumky" w:date="2019-12-01T15:59:00Z"/>
              <w:lang w:val="en-GB"/>
            </w:rPr>
          </w:rPrChange>
        </w:rPr>
        <w:pPrChange w:id="472" w:author="Jakob Dumky" w:date="2019-12-01T20:52:00Z">
          <w:pPr>
            <w:spacing w:after="150" w:line="265" w:lineRule="auto"/>
            <w:ind w:left="-5" w:hanging="10"/>
            <w:jc w:val="both"/>
          </w:pPr>
        </w:pPrChange>
      </w:pPr>
      <w:ins w:id="473" w:author="Jakob Dumky" w:date="2019-12-01T15:58:00Z">
        <w:r w:rsidRPr="009914FF">
          <w:rPr>
            <w:rFonts w:ascii="Cambria" w:eastAsia="Cambria" w:hAnsi="Cambria" w:cs="Cambria"/>
            <w:color w:val="181717"/>
            <w:lang w:val="en-GB"/>
            <w:rPrChange w:id="474" w:author="Jakob Dumky" w:date="2019-12-01T20:52:00Z">
              <w:rPr>
                <w:lang w:val="en-GB"/>
              </w:rPr>
            </w:rPrChange>
          </w:rPr>
          <w:t xml:space="preserve">Obtain risk owners approval of the </w:t>
        </w:r>
        <w:r w:rsidR="006D5954" w:rsidRPr="009914FF">
          <w:rPr>
            <w:rFonts w:ascii="Cambria" w:eastAsia="Cambria" w:hAnsi="Cambria" w:cs="Cambria"/>
            <w:color w:val="181717"/>
            <w:lang w:val="en-GB"/>
            <w:rPrChange w:id="475" w:author="Jakob Dumky" w:date="2019-12-01T20:52:00Z">
              <w:rPr>
                <w:lang w:val="en-GB"/>
              </w:rPr>
            </w:rPrChange>
          </w:rPr>
          <w:t>IS risk treatment plan</w:t>
        </w:r>
      </w:ins>
    </w:p>
    <w:p w14:paraId="7BBECBDC" w14:textId="77777777" w:rsidR="00C23F0A" w:rsidRDefault="00C23F0A">
      <w:pPr>
        <w:spacing w:after="150" w:line="265" w:lineRule="auto"/>
        <w:ind w:left="-5" w:hanging="10"/>
        <w:jc w:val="both"/>
        <w:rPr>
          <w:ins w:id="476" w:author="Jakob Dumky" w:date="2019-12-01T15:57:00Z"/>
          <w:rFonts w:ascii="Cambria" w:eastAsia="Cambria" w:hAnsi="Cambria" w:cs="Cambria"/>
          <w:color w:val="181717"/>
          <w:lang w:val="en-GB"/>
        </w:rPr>
      </w:pPr>
    </w:p>
    <w:p w14:paraId="0BDB3DE3" w14:textId="7F61EF03" w:rsidR="00273F27" w:rsidDel="00DC3C52" w:rsidRDefault="00EF0474">
      <w:pPr>
        <w:spacing w:after="150" w:line="265" w:lineRule="auto"/>
        <w:ind w:left="-5" w:hanging="10"/>
        <w:jc w:val="both"/>
        <w:rPr>
          <w:del w:id="477" w:author="Jakob Dumky" w:date="2019-12-01T15:54:00Z"/>
        </w:rPr>
      </w:pPr>
      <w:del w:id="478" w:author="Jakob Dumky" w:date="2019-12-01T15:54:00Z">
        <w:r w:rsidDel="00DC3C52">
          <w:rPr>
            <w:rFonts w:ascii="Cambria" w:eastAsia="Cambria" w:hAnsi="Cambria" w:cs="Cambria"/>
            <w:color w:val="181717"/>
          </w:rPr>
          <w:delText>The organization shall define and apply an information security risk treatment process to:</w:delText>
        </w:r>
      </w:del>
    </w:p>
    <w:p w14:paraId="74E1E642" w14:textId="22B98EA5" w:rsidR="00273F27" w:rsidDel="004604EC" w:rsidRDefault="00EF0474">
      <w:pPr>
        <w:numPr>
          <w:ilvl w:val="0"/>
          <w:numId w:val="10"/>
        </w:numPr>
        <w:spacing w:after="150" w:line="265" w:lineRule="auto"/>
        <w:ind w:hanging="403"/>
        <w:jc w:val="both"/>
        <w:rPr>
          <w:del w:id="479" w:author="Jakob Dumky" w:date="2019-12-01T15:55:00Z"/>
        </w:rPr>
      </w:pPr>
      <w:del w:id="480" w:author="Jakob Dumky" w:date="2019-12-01T15:55:00Z">
        <w:r w:rsidDel="004604EC">
          <w:rPr>
            <w:rFonts w:ascii="Cambria" w:eastAsia="Cambria" w:hAnsi="Cambria" w:cs="Cambria"/>
            <w:color w:val="181717"/>
          </w:rPr>
          <w:delText>select appropriate information security risk treatment options, taking account of the risk assessment results;</w:delText>
        </w:r>
      </w:del>
    </w:p>
    <w:p w14:paraId="194B660B" w14:textId="3039ED78" w:rsidR="00273F27" w:rsidDel="004604EC" w:rsidRDefault="00EF0474">
      <w:pPr>
        <w:numPr>
          <w:ilvl w:val="0"/>
          <w:numId w:val="10"/>
        </w:numPr>
        <w:spacing w:after="150" w:line="265" w:lineRule="auto"/>
        <w:ind w:hanging="403"/>
        <w:jc w:val="both"/>
        <w:rPr>
          <w:del w:id="481" w:author="Jakob Dumky" w:date="2019-12-01T15:55:00Z"/>
        </w:rPr>
      </w:pPr>
      <w:del w:id="482" w:author="Jakob Dumky" w:date="2019-12-01T15:55:00Z">
        <w:r w:rsidDel="004604EC">
          <w:rPr>
            <w:rFonts w:ascii="Cambria" w:eastAsia="Cambria" w:hAnsi="Cambria" w:cs="Cambria"/>
            <w:color w:val="181717"/>
          </w:rPr>
          <w:delText>determine all controls that are necessary to implement the information security risk treatment option(s) chosen;</w:delText>
        </w:r>
      </w:del>
    </w:p>
    <w:p w14:paraId="7C967568" w14:textId="4CA7055E" w:rsidR="00273F27" w:rsidDel="00F7684E" w:rsidRDefault="00EF0474">
      <w:pPr>
        <w:tabs>
          <w:tab w:val="center" w:pos="4183"/>
        </w:tabs>
        <w:spacing w:after="207" w:line="220" w:lineRule="auto"/>
        <w:rPr>
          <w:del w:id="483" w:author="Jakob Dumky" w:date="2019-12-01T15:56:00Z"/>
        </w:rPr>
      </w:pPr>
      <w:del w:id="484" w:author="Jakob Dumky" w:date="2019-12-01T15:55:00Z">
        <w:r w:rsidDel="004604EC">
          <w:rPr>
            <w:rFonts w:ascii="Cambria" w:eastAsia="Cambria" w:hAnsi="Cambria" w:cs="Cambria"/>
            <w:color w:val="181717"/>
            <w:sz w:val="20"/>
          </w:rPr>
          <w:delText xml:space="preserve">NOTE </w:delText>
        </w:r>
        <w:r w:rsidDel="004604EC">
          <w:rPr>
            <w:rFonts w:ascii="Cambria" w:eastAsia="Cambria" w:hAnsi="Cambria" w:cs="Cambria"/>
            <w:color w:val="181717"/>
            <w:sz w:val="20"/>
          </w:rPr>
          <w:tab/>
          <w:delText>Organizations can design controls as required, or identify them from any source.</w:delText>
        </w:r>
      </w:del>
    </w:p>
    <w:p w14:paraId="33230693" w14:textId="10B7D3FF" w:rsidR="00273F27" w:rsidDel="00F7684E" w:rsidRDefault="00EF0474">
      <w:pPr>
        <w:numPr>
          <w:ilvl w:val="0"/>
          <w:numId w:val="10"/>
        </w:numPr>
        <w:spacing w:after="150" w:line="265" w:lineRule="auto"/>
        <w:ind w:hanging="403"/>
        <w:jc w:val="both"/>
        <w:rPr>
          <w:del w:id="485" w:author="Jakob Dumky" w:date="2019-12-01T15:56:00Z"/>
        </w:rPr>
      </w:pPr>
      <w:del w:id="486" w:author="Jakob Dumky" w:date="2019-12-01T15:56:00Z">
        <w:r w:rsidDel="00F7684E">
          <w:rPr>
            <w:rFonts w:ascii="Cambria" w:eastAsia="Cambria" w:hAnsi="Cambria" w:cs="Cambria"/>
            <w:color w:val="181717"/>
          </w:rPr>
          <w:delText xml:space="preserve">compare the controls determined in </w:delText>
        </w:r>
        <w:r w:rsidDel="00F7684E">
          <w:rPr>
            <w:rFonts w:ascii="Cambria" w:eastAsia="Cambria" w:hAnsi="Cambria" w:cs="Cambria"/>
            <w:color w:val="053BF5"/>
            <w:u w:val="single" w:color="053BF5"/>
          </w:rPr>
          <w:delText>6.1.3</w:delText>
        </w:r>
        <w:r w:rsidDel="00F7684E">
          <w:rPr>
            <w:rFonts w:ascii="Cambria" w:eastAsia="Cambria" w:hAnsi="Cambria" w:cs="Cambria"/>
            <w:color w:val="181717"/>
          </w:rPr>
          <w:delText xml:space="preserve"> b) above with those in </w:delText>
        </w:r>
        <w:r w:rsidDel="00F7684E">
          <w:rPr>
            <w:rFonts w:ascii="Cambria" w:eastAsia="Cambria" w:hAnsi="Cambria" w:cs="Cambria"/>
            <w:color w:val="053BF5"/>
            <w:u w:val="single" w:color="053BF5"/>
          </w:rPr>
          <w:delText>Annex A</w:delText>
        </w:r>
        <w:r w:rsidDel="00F7684E">
          <w:rPr>
            <w:rFonts w:ascii="Cambria" w:eastAsia="Cambria" w:hAnsi="Cambria" w:cs="Cambria"/>
            <w:color w:val="181717"/>
          </w:rPr>
          <w:delText xml:space="preserve"> and verify that no necessary controls have been omitted;</w:delText>
        </w:r>
      </w:del>
    </w:p>
    <w:p w14:paraId="61C00F8A" w14:textId="158A52B0" w:rsidR="00273F27" w:rsidDel="00F7684E" w:rsidRDefault="00EF0474">
      <w:pPr>
        <w:spacing w:after="207" w:line="220" w:lineRule="auto"/>
        <w:ind w:left="413" w:hanging="10"/>
        <w:rPr>
          <w:del w:id="487" w:author="Jakob Dumky" w:date="2019-12-01T15:56:00Z"/>
        </w:rPr>
      </w:pPr>
      <w:del w:id="488" w:author="Jakob Dumky" w:date="2019-12-01T15:56:00Z">
        <w:r w:rsidDel="00F7684E">
          <w:rPr>
            <w:rFonts w:ascii="Cambria" w:eastAsia="Cambria" w:hAnsi="Cambria" w:cs="Cambria"/>
            <w:color w:val="181717"/>
            <w:sz w:val="20"/>
          </w:rPr>
          <w:delText xml:space="preserve">NOTE 1 </w:delText>
        </w:r>
        <w:r w:rsidDel="00F7684E">
          <w:rPr>
            <w:rFonts w:ascii="Cambria" w:eastAsia="Cambria" w:hAnsi="Cambria" w:cs="Cambria"/>
            <w:color w:val="053BF5"/>
            <w:sz w:val="20"/>
            <w:u w:val="single" w:color="053BF5"/>
          </w:rPr>
          <w:delText>Annex A</w:delText>
        </w:r>
        <w:r w:rsidDel="00F7684E">
          <w:rPr>
            <w:rFonts w:ascii="Cambria" w:eastAsia="Cambria" w:hAnsi="Cambria" w:cs="Cambria"/>
            <w:color w:val="181717"/>
            <w:sz w:val="20"/>
          </w:rPr>
          <w:delText xml:space="preserve"> contains a comprehensive list of control objectives and controls. Users of this International Standard are directed to </w:delText>
        </w:r>
        <w:r w:rsidDel="00F7684E">
          <w:rPr>
            <w:rFonts w:ascii="Cambria" w:eastAsia="Cambria" w:hAnsi="Cambria" w:cs="Cambria"/>
            <w:color w:val="053BF5"/>
            <w:sz w:val="20"/>
            <w:u w:val="single" w:color="053BF5"/>
          </w:rPr>
          <w:delText>Annex A</w:delText>
        </w:r>
        <w:r w:rsidDel="00F7684E">
          <w:rPr>
            <w:rFonts w:ascii="Cambria" w:eastAsia="Cambria" w:hAnsi="Cambria" w:cs="Cambria"/>
            <w:color w:val="181717"/>
            <w:sz w:val="20"/>
          </w:rPr>
          <w:delText xml:space="preserve"> to ensure that no necessary controls are overlooked.</w:delText>
        </w:r>
      </w:del>
    </w:p>
    <w:p w14:paraId="20210EAE" w14:textId="5627250C" w:rsidR="00273F27" w:rsidDel="00F7684E" w:rsidRDefault="00EF0474">
      <w:pPr>
        <w:spacing w:after="207" w:line="220" w:lineRule="auto"/>
        <w:ind w:left="413" w:hanging="10"/>
        <w:rPr>
          <w:del w:id="489" w:author="Jakob Dumky" w:date="2019-12-01T15:56:00Z"/>
        </w:rPr>
      </w:pPr>
      <w:del w:id="490" w:author="Jakob Dumky" w:date="2019-12-01T15:56:00Z">
        <w:r w:rsidDel="00F7684E">
          <w:rPr>
            <w:rFonts w:ascii="Cambria" w:eastAsia="Cambria" w:hAnsi="Cambria" w:cs="Cambria"/>
            <w:color w:val="181717"/>
            <w:sz w:val="20"/>
          </w:rPr>
          <w:delText xml:space="preserve">NOTE 2 Control objectives are implicitly included in the controls chosen. The control objectives and controls listed in </w:delText>
        </w:r>
        <w:r w:rsidDel="00F7684E">
          <w:rPr>
            <w:rFonts w:ascii="Cambria" w:eastAsia="Cambria" w:hAnsi="Cambria" w:cs="Cambria"/>
            <w:color w:val="053BF5"/>
            <w:sz w:val="20"/>
            <w:u w:val="single" w:color="053BF5"/>
          </w:rPr>
          <w:delText>Annex A</w:delText>
        </w:r>
        <w:r w:rsidDel="00F7684E">
          <w:rPr>
            <w:rFonts w:ascii="Cambria" w:eastAsia="Cambria" w:hAnsi="Cambria" w:cs="Cambria"/>
            <w:color w:val="181717"/>
            <w:sz w:val="20"/>
          </w:rPr>
          <w:delText xml:space="preserve"> are not exhaustive and additional control objectives and controls may be needed.</w:delText>
        </w:r>
      </w:del>
    </w:p>
    <w:p w14:paraId="2F3CF21E" w14:textId="4C6FE78E" w:rsidR="00273F27" w:rsidDel="00930CE5" w:rsidRDefault="00EF0474">
      <w:pPr>
        <w:numPr>
          <w:ilvl w:val="0"/>
          <w:numId w:val="10"/>
        </w:numPr>
        <w:spacing w:after="150" w:line="265" w:lineRule="auto"/>
        <w:ind w:hanging="403"/>
        <w:jc w:val="both"/>
        <w:rPr>
          <w:del w:id="491" w:author="Jakob Dumky" w:date="2019-12-01T15:57:00Z"/>
        </w:rPr>
      </w:pPr>
      <w:del w:id="492" w:author="Jakob Dumky" w:date="2019-12-01T15:57:00Z">
        <w:r w:rsidDel="00930CE5">
          <w:rPr>
            <w:rFonts w:ascii="Cambria" w:eastAsia="Cambria" w:hAnsi="Cambria" w:cs="Cambria"/>
            <w:color w:val="181717"/>
          </w:rPr>
          <w:delText xml:space="preserve">produce a Statement of Applicability that contains the necessary controls (see </w:delText>
        </w:r>
        <w:r w:rsidDel="00930CE5">
          <w:rPr>
            <w:rFonts w:ascii="Cambria" w:eastAsia="Cambria" w:hAnsi="Cambria" w:cs="Cambria"/>
            <w:color w:val="053BF5"/>
            <w:u w:val="single" w:color="053BF5"/>
          </w:rPr>
          <w:delText>6.1.3</w:delText>
        </w:r>
        <w:r w:rsidDel="00930CE5">
          <w:rPr>
            <w:rFonts w:ascii="Cambria" w:eastAsia="Cambria" w:hAnsi="Cambria" w:cs="Cambria"/>
            <w:color w:val="181717"/>
          </w:rPr>
          <w:delText xml:space="preserve"> b) and c)) and justification for inclusions, whether they are implemented or not, and the justification for exclusions of controls from </w:delText>
        </w:r>
        <w:r w:rsidDel="00930CE5">
          <w:rPr>
            <w:rFonts w:ascii="Cambria" w:eastAsia="Cambria" w:hAnsi="Cambria" w:cs="Cambria"/>
            <w:color w:val="053BF5"/>
            <w:u w:val="single" w:color="053BF5"/>
          </w:rPr>
          <w:delText>Annex A</w:delText>
        </w:r>
        <w:r w:rsidDel="00930CE5">
          <w:rPr>
            <w:rFonts w:ascii="Cambria" w:eastAsia="Cambria" w:hAnsi="Cambria" w:cs="Cambria"/>
            <w:color w:val="181717"/>
          </w:rPr>
          <w:delText>;</w:delText>
        </w:r>
      </w:del>
    </w:p>
    <w:p w14:paraId="5021389F" w14:textId="3C8306DC" w:rsidR="00273F27" w:rsidDel="00930CE5" w:rsidRDefault="00EF0474">
      <w:pPr>
        <w:numPr>
          <w:ilvl w:val="0"/>
          <w:numId w:val="10"/>
        </w:numPr>
        <w:spacing w:after="150" w:line="265" w:lineRule="auto"/>
        <w:ind w:hanging="403"/>
        <w:jc w:val="both"/>
        <w:rPr>
          <w:del w:id="493" w:author="Jakob Dumky" w:date="2019-12-01T15:57:00Z"/>
        </w:rPr>
      </w:pPr>
      <w:del w:id="494" w:author="Jakob Dumky" w:date="2019-12-01T15:57:00Z">
        <w:r w:rsidDel="00930CE5">
          <w:rPr>
            <w:rFonts w:ascii="Cambria" w:eastAsia="Cambria" w:hAnsi="Cambria" w:cs="Cambria"/>
            <w:color w:val="181717"/>
          </w:rPr>
          <w:delText>formulate an information security risk treatment plan; and</w:delText>
        </w:r>
      </w:del>
    </w:p>
    <w:p w14:paraId="25860FCB" w14:textId="2C11EB48" w:rsidR="00273F27" w:rsidDel="00C23F0A" w:rsidRDefault="00EF0474">
      <w:pPr>
        <w:spacing w:after="150" w:line="265" w:lineRule="auto"/>
        <w:jc w:val="both"/>
        <w:rPr>
          <w:del w:id="495" w:author="Jakob Dumky" w:date="2019-12-01T15:59:00Z"/>
        </w:rPr>
        <w:pPrChange w:id="496" w:author="Jakob Dumky" w:date="2019-12-01T15:58:00Z">
          <w:pPr>
            <w:numPr>
              <w:numId w:val="10"/>
            </w:numPr>
            <w:spacing w:after="150" w:line="265" w:lineRule="auto"/>
            <w:ind w:left="403" w:hanging="403"/>
            <w:jc w:val="both"/>
          </w:pPr>
        </w:pPrChange>
      </w:pPr>
      <w:del w:id="497" w:author="Jakob Dumky" w:date="2019-12-01T15:58:00Z">
        <w:r w:rsidDel="005C611A">
          <w:rPr>
            <w:rFonts w:ascii="Cambria" w:eastAsia="Cambria" w:hAnsi="Cambria" w:cs="Cambria"/>
            <w:color w:val="181717"/>
          </w:rPr>
          <w:delText>obtain risk owners’ approval of the information security risk treatment plan and acceptance of the residual information security risks.</w:delText>
        </w:r>
      </w:del>
    </w:p>
    <w:p w14:paraId="2318A508" w14:textId="2D129F9A" w:rsidR="00273F27" w:rsidDel="00C23F0A" w:rsidRDefault="00EF0474">
      <w:pPr>
        <w:spacing w:after="150" w:line="265" w:lineRule="auto"/>
        <w:ind w:left="-5" w:hanging="10"/>
        <w:jc w:val="both"/>
        <w:rPr>
          <w:del w:id="498" w:author="Jakob Dumky" w:date="2019-12-01T15:59:00Z"/>
        </w:rPr>
      </w:pPr>
      <w:moveFromRangeStart w:id="499" w:author="Jakob Dumky" w:date="2019-12-01T15:58:00Z" w:name="move26108339"/>
      <w:moveFrom w:id="500" w:author="Jakob Dumky" w:date="2019-12-01T15:58:00Z">
        <w:del w:id="501" w:author="Jakob Dumky" w:date="2019-12-01T15:59:00Z">
          <w:r w:rsidDel="00C23F0A">
            <w:rPr>
              <w:rFonts w:ascii="Cambria" w:eastAsia="Cambria" w:hAnsi="Cambria" w:cs="Cambria"/>
              <w:color w:val="181717"/>
            </w:rPr>
            <w:delText>The organization shall retain documented information about the information security risk treatment process.</w:delText>
          </w:r>
        </w:del>
      </w:moveFrom>
      <w:moveFromRangeEnd w:id="499"/>
    </w:p>
    <w:p w14:paraId="037FE5EC" w14:textId="1A88B569" w:rsidR="00273F27" w:rsidDel="00C23F0A" w:rsidRDefault="00EF0474">
      <w:pPr>
        <w:spacing w:after="207" w:line="220" w:lineRule="auto"/>
        <w:ind w:left="-5" w:hanging="10"/>
        <w:rPr>
          <w:del w:id="502" w:author="Jakob Dumky" w:date="2019-12-01T15:59:00Z"/>
        </w:rPr>
      </w:pPr>
      <w:del w:id="503" w:author="Jakob Dumky" w:date="2019-12-01T15:59:00Z">
        <w:r w:rsidDel="00C23F0A">
          <w:rPr>
            <w:rFonts w:ascii="Cambria" w:eastAsia="Cambria" w:hAnsi="Cambria" w:cs="Cambria"/>
            <w:color w:val="181717"/>
            <w:sz w:val="20"/>
          </w:rPr>
          <w:delText>NOTE The information security risk assessment and treatment process in this International Standard aligns with the principles and generic guidelines provided in ISO 31000</w:delText>
        </w:r>
        <w:r w:rsidDel="00C23F0A">
          <w:rPr>
            <w:rFonts w:ascii="Cambria" w:eastAsia="Cambria" w:hAnsi="Cambria" w:cs="Cambria"/>
            <w:color w:val="181717"/>
            <w:sz w:val="16"/>
          </w:rPr>
          <w:delText>[</w:delText>
        </w:r>
        <w:r w:rsidDel="00C23F0A">
          <w:rPr>
            <w:rFonts w:ascii="Cambria" w:eastAsia="Cambria" w:hAnsi="Cambria" w:cs="Cambria"/>
            <w:color w:val="053BF5"/>
            <w:sz w:val="16"/>
            <w:u w:val="single" w:color="053BF5"/>
          </w:rPr>
          <w:delText>5</w:delText>
        </w:r>
        <w:r w:rsidDel="00C23F0A">
          <w:rPr>
            <w:rFonts w:ascii="Cambria" w:eastAsia="Cambria" w:hAnsi="Cambria" w:cs="Cambria"/>
            <w:color w:val="181717"/>
            <w:sz w:val="25"/>
            <w:vertAlign w:val="superscript"/>
          </w:rPr>
          <w:delText>]</w:delText>
        </w:r>
        <w:r w:rsidDel="00C23F0A">
          <w:rPr>
            <w:rFonts w:ascii="Cambria" w:eastAsia="Cambria" w:hAnsi="Cambria" w:cs="Cambria"/>
            <w:color w:val="181717"/>
            <w:sz w:val="20"/>
          </w:rPr>
          <w:delText>.</w:delText>
        </w:r>
      </w:del>
    </w:p>
    <w:p w14:paraId="5CA4432F" w14:textId="77777777" w:rsidR="00273F27" w:rsidRDefault="00EF0474">
      <w:pPr>
        <w:pStyle w:val="Heading4"/>
        <w:tabs>
          <w:tab w:val="center" w:pos="3933"/>
        </w:tabs>
        <w:ind w:left="-15" w:firstLine="0"/>
      </w:pPr>
      <w:r>
        <w:t xml:space="preserve">6.2 </w:t>
      </w:r>
      <w:r>
        <w:tab/>
        <w:t>Information security objectives and planning to achieve them</w:t>
      </w:r>
    </w:p>
    <w:p w14:paraId="24B2419C" w14:textId="531E32D1" w:rsidR="00273F27" w:rsidRDefault="00EF0474">
      <w:pPr>
        <w:spacing w:after="150" w:line="265" w:lineRule="auto"/>
        <w:ind w:left="-5" w:hanging="10"/>
        <w:jc w:val="both"/>
      </w:pPr>
      <w:r>
        <w:rPr>
          <w:rFonts w:ascii="Cambria" w:eastAsia="Cambria" w:hAnsi="Cambria" w:cs="Cambria"/>
          <w:color w:val="181717"/>
        </w:rPr>
        <w:t>The organization shall establish information security objectives at relevant functions and levels.</w:t>
      </w:r>
    </w:p>
    <w:p w14:paraId="750BAB6E" w14:textId="77777777" w:rsidR="0005519E" w:rsidRDefault="0005519E">
      <w:pPr>
        <w:spacing w:after="150" w:line="265" w:lineRule="auto"/>
        <w:ind w:left="-5" w:hanging="10"/>
        <w:jc w:val="both"/>
        <w:rPr>
          <w:ins w:id="504" w:author="Jakob Dumky" w:date="2019-12-01T16:56:00Z"/>
          <w:rFonts w:ascii="Cambria" w:eastAsia="Cambria" w:hAnsi="Cambria" w:cs="Cambria"/>
          <w:color w:val="181717"/>
          <w:lang w:val="en-GB"/>
        </w:rPr>
      </w:pPr>
      <w:ins w:id="505" w:author="Jakob Dumky" w:date="2019-12-01T16:56:00Z">
        <w:r>
          <w:rPr>
            <w:rFonts w:ascii="Cambria" w:eastAsia="Cambria" w:hAnsi="Cambria" w:cs="Cambria"/>
            <w:color w:val="181717"/>
            <w:lang w:val="en-GB"/>
          </w:rPr>
          <w:t xml:space="preserve">Establish </w:t>
        </w:r>
      </w:ins>
      <w:ins w:id="506" w:author="Jakob Dumky" w:date="2019-12-01T16:51:00Z">
        <w:r w:rsidR="00071328">
          <w:rPr>
            <w:rFonts w:ascii="Cambria" w:eastAsia="Cambria" w:hAnsi="Cambria" w:cs="Cambria"/>
            <w:color w:val="181717"/>
            <w:lang w:val="en-GB"/>
          </w:rPr>
          <w:t>IS objectives that is</w:t>
        </w:r>
      </w:ins>
      <w:ins w:id="507" w:author="Jakob Dumky" w:date="2019-12-01T16:56:00Z">
        <w:r>
          <w:rPr>
            <w:rFonts w:ascii="Cambria" w:eastAsia="Cambria" w:hAnsi="Cambria" w:cs="Cambria"/>
            <w:color w:val="181717"/>
            <w:lang w:val="en-GB"/>
          </w:rPr>
          <w:t>:</w:t>
        </w:r>
      </w:ins>
    </w:p>
    <w:p w14:paraId="10FFA936" w14:textId="2D0F4FE2" w:rsidR="0005519E" w:rsidRPr="0005519E" w:rsidRDefault="0005519E">
      <w:pPr>
        <w:pStyle w:val="ListParagraph"/>
        <w:numPr>
          <w:ilvl w:val="0"/>
          <w:numId w:val="40"/>
        </w:numPr>
        <w:spacing w:after="150" w:line="265" w:lineRule="auto"/>
        <w:jc w:val="both"/>
        <w:rPr>
          <w:ins w:id="508" w:author="Jakob Dumky" w:date="2019-12-01T16:56:00Z"/>
          <w:rFonts w:ascii="Cambria" w:eastAsia="Cambria" w:hAnsi="Cambria" w:cs="Cambria"/>
          <w:color w:val="181717"/>
          <w:lang w:val="en-GB"/>
          <w:rPrChange w:id="509" w:author="Jakob Dumky" w:date="2019-12-01T16:57:00Z">
            <w:rPr>
              <w:ins w:id="510" w:author="Jakob Dumky" w:date="2019-12-01T16:56:00Z"/>
              <w:lang w:val="en-GB"/>
            </w:rPr>
          </w:rPrChange>
        </w:rPr>
        <w:pPrChange w:id="511" w:author="Jakob Dumky" w:date="2019-12-01T16:57:00Z">
          <w:pPr>
            <w:spacing w:after="150" w:line="265" w:lineRule="auto"/>
            <w:ind w:left="-5" w:hanging="10"/>
            <w:jc w:val="both"/>
          </w:pPr>
        </w:pPrChange>
      </w:pPr>
      <w:ins w:id="512" w:author="Jakob Dumky" w:date="2019-12-01T16:57:00Z">
        <w:r w:rsidRPr="0005519E">
          <w:rPr>
            <w:rFonts w:ascii="Cambria" w:eastAsia="Cambria" w:hAnsi="Cambria" w:cs="Cambria"/>
            <w:color w:val="181717"/>
            <w:lang w:val="en-GB"/>
            <w:rPrChange w:id="513" w:author="Jakob Dumky" w:date="2019-12-01T16:57:00Z">
              <w:rPr>
                <w:lang w:val="en-GB"/>
              </w:rPr>
            </w:rPrChange>
          </w:rPr>
          <w:t>C</w:t>
        </w:r>
      </w:ins>
      <w:ins w:id="514" w:author="Jakob Dumky" w:date="2019-12-01T16:51:00Z">
        <w:r w:rsidR="00DA4992" w:rsidRPr="0005519E">
          <w:rPr>
            <w:rFonts w:ascii="Cambria" w:eastAsia="Cambria" w:hAnsi="Cambria" w:cs="Cambria"/>
            <w:color w:val="181717"/>
            <w:lang w:val="en-GB"/>
            <w:rPrChange w:id="515" w:author="Jakob Dumky" w:date="2019-12-01T16:57:00Z">
              <w:rPr>
                <w:lang w:val="en-GB"/>
              </w:rPr>
            </w:rPrChange>
          </w:rPr>
          <w:t>onsistent with policies</w:t>
        </w:r>
      </w:ins>
    </w:p>
    <w:p w14:paraId="28D1D913" w14:textId="043264A7" w:rsidR="0005519E" w:rsidRPr="0005519E" w:rsidRDefault="0005519E">
      <w:pPr>
        <w:pStyle w:val="ListParagraph"/>
        <w:numPr>
          <w:ilvl w:val="0"/>
          <w:numId w:val="40"/>
        </w:numPr>
        <w:spacing w:after="150" w:line="265" w:lineRule="auto"/>
        <w:jc w:val="both"/>
        <w:rPr>
          <w:ins w:id="516" w:author="Jakob Dumky" w:date="2019-12-01T16:56:00Z"/>
          <w:rFonts w:ascii="Cambria" w:eastAsia="Cambria" w:hAnsi="Cambria" w:cs="Cambria"/>
          <w:color w:val="181717"/>
          <w:lang w:val="en-GB"/>
          <w:rPrChange w:id="517" w:author="Jakob Dumky" w:date="2019-12-01T16:57:00Z">
            <w:rPr>
              <w:ins w:id="518" w:author="Jakob Dumky" w:date="2019-12-01T16:56:00Z"/>
              <w:lang w:val="en-GB"/>
            </w:rPr>
          </w:rPrChange>
        </w:rPr>
        <w:pPrChange w:id="519" w:author="Jakob Dumky" w:date="2019-12-01T16:57:00Z">
          <w:pPr>
            <w:spacing w:after="150" w:line="265" w:lineRule="auto"/>
            <w:ind w:left="-5" w:hanging="10"/>
            <w:jc w:val="both"/>
          </w:pPr>
        </w:pPrChange>
      </w:pPr>
      <w:ins w:id="520" w:author="Jakob Dumky" w:date="2019-12-01T16:57:00Z">
        <w:r w:rsidRPr="0005519E">
          <w:rPr>
            <w:rFonts w:ascii="Cambria" w:eastAsia="Cambria" w:hAnsi="Cambria" w:cs="Cambria"/>
            <w:color w:val="181717"/>
            <w:lang w:val="en-GB"/>
            <w:rPrChange w:id="521" w:author="Jakob Dumky" w:date="2019-12-01T16:57:00Z">
              <w:rPr>
                <w:lang w:val="en-GB"/>
              </w:rPr>
            </w:rPrChange>
          </w:rPr>
          <w:t>M</w:t>
        </w:r>
      </w:ins>
      <w:ins w:id="522" w:author="Jakob Dumky" w:date="2019-12-01T16:51:00Z">
        <w:r w:rsidR="00F0601F" w:rsidRPr="0005519E">
          <w:rPr>
            <w:rFonts w:ascii="Cambria" w:eastAsia="Cambria" w:hAnsi="Cambria" w:cs="Cambria"/>
            <w:color w:val="181717"/>
            <w:lang w:val="en-GB"/>
            <w:rPrChange w:id="523" w:author="Jakob Dumky" w:date="2019-12-01T16:57:00Z">
              <w:rPr>
                <w:lang w:val="en-GB"/>
              </w:rPr>
            </w:rPrChange>
          </w:rPr>
          <w:t>easurable</w:t>
        </w:r>
      </w:ins>
    </w:p>
    <w:p w14:paraId="6DFD02C8" w14:textId="6760FBB8" w:rsidR="0005519E" w:rsidRPr="0005519E" w:rsidRDefault="0005519E">
      <w:pPr>
        <w:pStyle w:val="ListParagraph"/>
        <w:numPr>
          <w:ilvl w:val="0"/>
          <w:numId w:val="40"/>
        </w:numPr>
        <w:spacing w:after="150" w:line="265" w:lineRule="auto"/>
        <w:jc w:val="both"/>
        <w:rPr>
          <w:ins w:id="524" w:author="Jakob Dumky" w:date="2019-12-01T16:57:00Z"/>
          <w:rFonts w:ascii="Cambria" w:eastAsia="Cambria" w:hAnsi="Cambria" w:cs="Cambria"/>
          <w:color w:val="181717"/>
          <w:lang w:val="en-GB"/>
          <w:rPrChange w:id="525" w:author="Jakob Dumky" w:date="2019-12-01T16:57:00Z">
            <w:rPr>
              <w:ins w:id="526" w:author="Jakob Dumky" w:date="2019-12-01T16:57:00Z"/>
              <w:lang w:val="en-GB"/>
            </w:rPr>
          </w:rPrChange>
        </w:rPr>
        <w:pPrChange w:id="527" w:author="Jakob Dumky" w:date="2019-12-01T16:57:00Z">
          <w:pPr>
            <w:spacing w:after="150" w:line="265" w:lineRule="auto"/>
            <w:ind w:left="-5" w:hanging="10"/>
            <w:jc w:val="both"/>
          </w:pPr>
        </w:pPrChange>
      </w:pPr>
      <w:ins w:id="528" w:author="Jakob Dumky" w:date="2019-12-01T16:57:00Z">
        <w:r w:rsidRPr="0005519E">
          <w:rPr>
            <w:rFonts w:ascii="Cambria" w:eastAsia="Cambria" w:hAnsi="Cambria" w:cs="Cambria"/>
            <w:color w:val="181717"/>
            <w:lang w:val="en-GB"/>
            <w:rPrChange w:id="529" w:author="Jakob Dumky" w:date="2019-12-01T16:57:00Z">
              <w:rPr>
                <w:lang w:val="en-GB"/>
              </w:rPr>
            </w:rPrChange>
          </w:rPr>
          <w:t>R</w:t>
        </w:r>
      </w:ins>
      <w:ins w:id="530" w:author="Jakob Dumky" w:date="2019-12-01T16:51:00Z">
        <w:r w:rsidR="0032732D" w:rsidRPr="0005519E">
          <w:rPr>
            <w:rFonts w:ascii="Cambria" w:eastAsia="Cambria" w:hAnsi="Cambria" w:cs="Cambria"/>
            <w:color w:val="181717"/>
            <w:lang w:val="en-GB"/>
            <w:rPrChange w:id="531" w:author="Jakob Dumky" w:date="2019-12-01T16:57:00Z">
              <w:rPr>
                <w:lang w:val="en-GB"/>
              </w:rPr>
            </w:rPrChange>
          </w:rPr>
          <w:t>elative to risk treatment</w:t>
        </w:r>
      </w:ins>
    </w:p>
    <w:p w14:paraId="7F5B6C6C" w14:textId="758D81E0" w:rsidR="0005519E" w:rsidRPr="0005519E" w:rsidRDefault="0005519E">
      <w:pPr>
        <w:pStyle w:val="ListParagraph"/>
        <w:numPr>
          <w:ilvl w:val="0"/>
          <w:numId w:val="40"/>
        </w:numPr>
        <w:spacing w:after="150" w:line="265" w:lineRule="auto"/>
        <w:jc w:val="both"/>
        <w:rPr>
          <w:ins w:id="532" w:author="Jakob Dumky" w:date="2019-12-01T16:57:00Z"/>
          <w:rFonts w:ascii="Cambria" w:eastAsia="Cambria" w:hAnsi="Cambria" w:cs="Cambria"/>
          <w:color w:val="181717"/>
          <w:lang w:val="en-GB"/>
          <w:rPrChange w:id="533" w:author="Jakob Dumky" w:date="2019-12-01T16:57:00Z">
            <w:rPr>
              <w:ins w:id="534" w:author="Jakob Dumky" w:date="2019-12-01T16:57:00Z"/>
              <w:lang w:val="en-GB"/>
            </w:rPr>
          </w:rPrChange>
        </w:rPr>
        <w:pPrChange w:id="535" w:author="Jakob Dumky" w:date="2019-12-01T16:57:00Z">
          <w:pPr>
            <w:spacing w:after="150" w:line="265" w:lineRule="auto"/>
            <w:ind w:left="-5" w:hanging="10"/>
            <w:jc w:val="both"/>
          </w:pPr>
        </w:pPrChange>
      </w:pPr>
      <w:ins w:id="536" w:author="Jakob Dumky" w:date="2019-12-01T16:57:00Z">
        <w:r w:rsidRPr="0005519E">
          <w:rPr>
            <w:rFonts w:ascii="Cambria" w:eastAsia="Cambria" w:hAnsi="Cambria" w:cs="Cambria"/>
            <w:color w:val="181717"/>
            <w:lang w:val="en-GB"/>
            <w:rPrChange w:id="537" w:author="Jakob Dumky" w:date="2019-12-01T16:57:00Z">
              <w:rPr>
                <w:lang w:val="en-GB"/>
              </w:rPr>
            </w:rPrChange>
          </w:rPr>
          <w:t>C</w:t>
        </w:r>
      </w:ins>
      <w:ins w:id="538" w:author="Jakob Dumky" w:date="2019-12-01T16:51:00Z">
        <w:r w:rsidR="0032732D" w:rsidRPr="0005519E">
          <w:rPr>
            <w:rFonts w:ascii="Cambria" w:eastAsia="Cambria" w:hAnsi="Cambria" w:cs="Cambria"/>
            <w:color w:val="181717"/>
            <w:lang w:val="en-GB"/>
            <w:rPrChange w:id="539" w:author="Jakob Dumky" w:date="2019-12-01T16:57:00Z">
              <w:rPr>
                <w:lang w:val="en-GB"/>
              </w:rPr>
            </w:rPrChange>
          </w:rPr>
          <w:t>ommuni</w:t>
        </w:r>
      </w:ins>
      <w:ins w:id="540" w:author="Jakob Dumky" w:date="2019-12-01T16:52:00Z">
        <w:r w:rsidR="0032732D" w:rsidRPr="0005519E">
          <w:rPr>
            <w:rFonts w:ascii="Cambria" w:eastAsia="Cambria" w:hAnsi="Cambria" w:cs="Cambria"/>
            <w:color w:val="181717"/>
            <w:lang w:val="en-GB"/>
            <w:rPrChange w:id="541" w:author="Jakob Dumky" w:date="2019-12-01T16:57:00Z">
              <w:rPr>
                <w:lang w:val="en-GB"/>
              </w:rPr>
            </w:rPrChange>
          </w:rPr>
          <w:t>cated</w:t>
        </w:r>
        <w:r w:rsidR="00854675" w:rsidRPr="0005519E">
          <w:rPr>
            <w:rFonts w:ascii="Cambria" w:eastAsia="Cambria" w:hAnsi="Cambria" w:cs="Cambria"/>
            <w:color w:val="181717"/>
            <w:lang w:val="en-GB"/>
            <w:rPrChange w:id="542" w:author="Jakob Dumky" w:date="2019-12-01T16:57:00Z">
              <w:rPr>
                <w:lang w:val="en-GB"/>
              </w:rPr>
            </w:rPrChange>
          </w:rPr>
          <w:t xml:space="preserve"> </w:t>
        </w:r>
      </w:ins>
    </w:p>
    <w:p w14:paraId="59D51850" w14:textId="5AFED9E4" w:rsidR="00854675" w:rsidRPr="0005519E" w:rsidRDefault="0005519E">
      <w:pPr>
        <w:pStyle w:val="ListParagraph"/>
        <w:numPr>
          <w:ilvl w:val="0"/>
          <w:numId w:val="40"/>
        </w:numPr>
        <w:spacing w:after="150" w:line="265" w:lineRule="auto"/>
        <w:jc w:val="both"/>
        <w:rPr>
          <w:ins w:id="543" w:author="Jakob Dumky" w:date="2019-12-01T16:52:00Z"/>
          <w:rFonts w:ascii="Cambria" w:eastAsia="Cambria" w:hAnsi="Cambria" w:cs="Cambria"/>
          <w:color w:val="181717"/>
          <w:lang w:val="en-GB"/>
          <w:rPrChange w:id="544" w:author="Jakob Dumky" w:date="2019-12-01T16:57:00Z">
            <w:rPr>
              <w:ins w:id="545" w:author="Jakob Dumky" w:date="2019-12-01T16:52:00Z"/>
              <w:lang w:val="en-GB"/>
            </w:rPr>
          </w:rPrChange>
        </w:rPr>
        <w:pPrChange w:id="546" w:author="Jakob Dumky" w:date="2019-12-01T16:57:00Z">
          <w:pPr>
            <w:spacing w:after="150" w:line="265" w:lineRule="auto"/>
            <w:ind w:left="-5" w:hanging="10"/>
            <w:jc w:val="both"/>
          </w:pPr>
        </w:pPrChange>
      </w:pPr>
      <w:ins w:id="547" w:author="Jakob Dumky" w:date="2019-12-01T16:57:00Z">
        <w:r w:rsidRPr="0005519E">
          <w:rPr>
            <w:rFonts w:ascii="Cambria" w:eastAsia="Cambria" w:hAnsi="Cambria" w:cs="Cambria"/>
            <w:color w:val="181717"/>
            <w:lang w:val="en-GB"/>
            <w:rPrChange w:id="548" w:author="Jakob Dumky" w:date="2019-12-01T16:57:00Z">
              <w:rPr>
                <w:lang w:val="en-GB"/>
              </w:rPr>
            </w:rPrChange>
          </w:rPr>
          <w:t>U</w:t>
        </w:r>
      </w:ins>
      <w:ins w:id="549" w:author="Jakob Dumky" w:date="2019-12-01T16:52:00Z">
        <w:r w:rsidR="00854675" w:rsidRPr="0005519E">
          <w:rPr>
            <w:rFonts w:ascii="Cambria" w:eastAsia="Cambria" w:hAnsi="Cambria" w:cs="Cambria"/>
            <w:color w:val="181717"/>
            <w:lang w:val="en-GB"/>
            <w:rPrChange w:id="550" w:author="Jakob Dumky" w:date="2019-12-01T16:57:00Z">
              <w:rPr>
                <w:lang w:val="en-GB"/>
              </w:rPr>
            </w:rPrChange>
          </w:rPr>
          <w:t>pdated</w:t>
        </w:r>
      </w:ins>
    </w:p>
    <w:p w14:paraId="658BC7D9" w14:textId="72DF4DC7" w:rsidR="00273F27" w:rsidDel="00092B39" w:rsidRDefault="00EF0474">
      <w:pPr>
        <w:spacing w:after="150" w:line="265" w:lineRule="auto"/>
        <w:ind w:left="-5" w:hanging="10"/>
        <w:jc w:val="both"/>
        <w:rPr>
          <w:del w:id="551" w:author="Jakob Dumky" w:date="2019-12-01T16:56:00Z"/>
        </w:rPr>
      </w:pPr>
      <w:del w:id="552" w:author="Jakob Dumky" w:date="2019-12-01T16:56:00Z">
        <w:r w:rsidDel="00092B39">
          <w:rPr>
            <w:rFonts w:ascii="Cambria" w:eastAsia="Cambria" w:hAnsi="Cambria" w:cs="Cambria"/>
            <w:color w:val="181717"/>
          </w:rPr>
          <w:delText>The information security objectives shall:</w:delText>
        </w:r>
      </w:del>
    </w:p>
    <w:p w14:paraId="3E7EC94B" w14:textId="7BB38681" w:rsidR="00273F27" w:rsidDel="00371451" w:rsidRDefault="00092B39">
      <w:pPr>
        <w:numPr>
          <w:ilvl w:val="0"/>
          <w:numId w:val="11"/>
        </w:numPr>
        <w:spacing w:after="150" w:line="265" w:lineRule="auto"/>
        <w:ind w:hanging="403"/>
        <w:jc w:val="both"/>
        <w:rPr>
          <w:del w:id="553" w:author="Jakob Dumky" w:date="2019-12-01T16:52:00Z"/>
        </w:rPr>
      </w:pPr>
      <w:ins w:id="554" w:author="Jakob Dumky" w:date="2019-12-01T16:56:00Z">
        <w:r>
          <w:rPr>
            <w:rFonts w:ascii="Cambria" w:eastAsia="Cambria" w:hAnsi="Cambria" w:cs="Cambria"/>
            <w:color w:val="181717"/>
            <w:lang w:val="en-GB"/>
          </w:rPr>
          <w:t xml:space="preserve">To reach the IS objectives, </w:t>
        </w:r>
      </w:ins>
      <w:del w:id="555" w:author="Jakob Dumky" w:date="2019-12-01T16:52:00Z">
        <w:r w:rsidR="00EF0474" w:rsidDel="00371451">
          <w:rPr>
            <w:rFonts w:ascii="Cambria" w:eastAsia="Cambria" w:hAnsi="Cambria" w:cs="Cambria"/>
            <w:color w:val="181717"/>
          </w:rPr>
          <w:delText>be consistent with the information security policy;</w:delText>
        </w:r>
      </w:del>
    </w:p>
    <w:p w14:paraId="20FD0695" w14:textId="7AF961F6" w:rsidR="00273F27" w:rsidDel="00371451" w:rsidRDefault="00EF0474">
      <w:pPr>
        <w:numPr>
          <w:ilvl w:val="0"/>
          <w:numId w:val="11"/>
        </w:numPr>
        <w:spacing w:after="150" w:line="265" w:lineRule="auto"/>
        <w:ind w:hanging="403"/>
        <w:jc w:val="both"/>
        <w:rPr>
          <w:del w:id="556" w:author="Jakob Dumky" w:date="2019-12-01T16:52:00Z"/>
        </w:rPr>
      </w:pPr>
      <w:del w:id="557" w:author="Jakob Dumky" w:date="2019-12-01T16:52:00Z">
        <w:r w:rsidDel="00371451">
          <w:rPr>
            <w:rFonts w:ascii="Cambria" w:eastAsia="Cambria" w:hAnsi="Cambria" w:cs="Cambria"/>
            <w:color w:val="181717"/>
          </w:rPr>
          <w:delText>be measurable (if practicable);</w:delText>
        </w:r>
      </w:del>
    </w:p>
    <w:p w14:paraId="25F24EC8" w14:textId="4B5FBB2C" w:rsidR="00273F27" w:rsidDel="00371451" w:rsidRDefault="00EF0474">
      <w:pPr>
        <w:numPr>
          <w:ilvl w:val="0"/>
          <w:numId w:val="11"/>
        </w:numPr>
        <w:spacing w:after="150" w:line="265" w:lineRule="auto"/>
        <w:ind w:hanging="403"/>
        <w:jc w:val="both"/>
        <w:rPr>
          <w:del w:id="558" w:author="Jakob Dumky" w:date="2019-12-01T16:52:00Z"/>
        </w:rPr>
      </w:pPr>
      <w:del w:id="559" w:author="Jakob Dumky" w:date="2019-12-01T16:52:00Z">
        <w:r w:rsidDel="00371451">
          <w:rPr>
            <w:rFonts w:ascii="Cambria" w:eastAsia="Cambria" w:hAnsi="Cambria" w:cs="Cambria"/>
            <w:color w:val="181717"/>
          </w:rPr>
          <w:delText>take into account applicable information security requirements, and results from risk assessment and risk treatment;</w:delText>
        </w:r>
      </w:del>
    </w:p>
    <w:p w14:paraId="5BC52187" w14:textId="36045BC3" w:rsidR="00273F27" w:rsidDel="00371451" w:rsidRDefault="00EF0474">
      <w:pPr>
        <w:numPr>
          <w:ilvl w:val="0"/>
          <w:numId w:val="11"/>
        </w:numPr>
        <w:spacing w:after="150" w:line="265" w:lineRule="auto"/>
        <w:ind w:hanging="403"/>
        <w:jc w:val="both"/>
        <w:rPr>
          <w:del w:id="560" w:author="Jakob Dumky" w:date="2019-12-01T16:52:00Z"/>
        </w:rPr>
      </w:pPr>
      <w:del w:id="561" w:author="Jakob Dumky" w:date="2019-12-01T16:52:00Z">
        <w:r w:rsidDel="00371451">
          <w:rPr>
            <w:rFonts w:ascii="Cambria" w:eastAsia="Cambria" w:hAnsi="Cambria" w:cs="Cambria"/>
            <w:color w:val="181717"/>
          </w:rPr>
          <w:delText>be communicated; and</w:delText>
        </w:r>
      </w:del>
    </w:p>
    <w:p w14:paraId="34A40DD6" w14:textId="3D2EC7F6" w:rsidR="00273F27" w:rsidDel="00371451" w:rsidRDefault="00EF0474">
      <w:pPr>
        <w:numPr>
          <w:ilvl w:val="0"/>
          <w:numId w:val="11"/>
        </w:numPr>
        <w:spacing w:after="150" w:line="265" w:lineRule="auto"/>
        <w:ind w:hanging="403"/>
        <w:jc w:val="both"/>
        <w:rPr>
          <w:del w:id="562" w:author="Jakob Dumky" w:date="2019-12-01T16:52:00Z"/>
        </w:rPr>
      </w:pPr>
      <w:del w:id="563" w:author="Jakob Dumky" w:date="2019-12-01T16:52:00Z">
        <w:r w:rsidDel="00371451">
          <w:rPr>
            <w:rFonts w:ascii="Cambria" w:eastAsia="Cambria" w:hAnsi="Cambria" w:cs="Cambria"/>
            <w:color w:val="181717"/>
          </w:rPr>
          <w:delText>be updated as appropriate.</w:delText>
        </w:r>
      </w:del>
    </w:p>
    <w:p w14:paraId="14B3A3C3" w14:textId="63B392ED" w:rsidR="00273F27" w:rsidRPr="00BE031E" w:rsidRDefault="00EF0474">
      <w:pPr>
        <w:spacing w:after="9" w:line="398" w:lineRule="auto"/>
        <w:ind w:right="313"/>
        <w:rPr>
          <w:lang w:val="en-GB"/>
          <w:rPrChange w:id="564" w:author="Jakob Dumky" w:date="2019-12-01T16:52:00Z">
            <w:rPr/>
          </w:rPrChange>
        </w:rPr>
      </w:pPr>
      <w:del w:id="565" w:author="Jakob Dumky" w:date="2019-12-01T16:52:00Z">
        <w:r w:rsidDel="00BE031E">
          <w:rPr>
            <w:rFonts w:ascii="Cambria" w:eastAsia="Cambria" w:hAnsi="Cambria" w:cs="Cambria"/>
            <w:color w:val="181717"/>
          </w:rPr>
          <w:delText xml:space="preserve">The organization shall retain documented information on the information security objectives. When planning how to achieve its information security objectives, the organization shall determine: f) </w:delText>
        </w:r>
        <w:r w:rsidDel="00BE031E">
          <w:rPr>
            <w:rFonts w:ascii="Cambria" w:eastAsia="Cambria" w:hAnsi="Cambria" w:cs="Cambria"/>
            <w:color w:val="181717"/>
          </w:rPr>
          <w:tab/>
          <w:delText>what will be done;</w:delText>
        </w:r>
      </w:del>
      <w:ins w:id="566" w:author="Jakob Dumky" w:date="2019-12-01T16:56:00Z">
        <w:r w:rsidR="00092B39">
          <w:rPr>
            <w:rFonts w:ascii="Cambria" w:eastAsia="Cambria" w:hAnsi="Cambria" w:cs="Cambria"/>
            <w:color w:val="181717"/>
            <w:lang w:val="en-GB"/>
          </w:rPr>
          <w:t>d</w:t>
        </w:r>
      </w:ins>
      <w:ins w:id="567" w:author="Jakob Dumky" w:date="2019-12-01T16:53:00Z">
        <w:r w:rsidR="002C4781">
          <w:rPr>
            <w:rFonts w:ascii="Cambria" w:eastAsia="Cambria" w:hAnsi="Cambria" w:cs="Cambria"/>
            <w:color w:val="181717"/>
            <w:lang w:val="en-GB"/>
          </w:rPr>
          <w:t>etermine:</w:t>
        </w:r>
      </w:ins>
    </w:p>
    <w:p w14:paraId="5C6FCEB2" w14:textId="77777777" w:rsidR="002C4781" w:rsidRPr="002C4781" w:rsidRDefault="002C4781">
      <w:pPr>
        <w:numPr>
          <w:ilvl w:val="0"/>
          <w:numId w:val="39"/>
        </w:numPr>
        <w:spacing w:after="150" w:line="265" w:lineRule="auto"/>
        <w:ind w:hanging="403"/>
        <w:jc w:val="both"/>
        <w:rPr>
          <w:ins w:id="568" w:author="Jakob Dumky" w:date="2019-12-01T16:53:00Z"/>
          <w:rPrChange w:id="569" w:author="Jakob Dumky" w:date="2019-12-01T16:53:00Z">
            <w:rPr>
              <w:ins w:id="570" w:author="Jakob Dumky" w:date="2019-12-01T16:53:00Z"/>
              <w:rFonts w:ascii="Cambria" w:eastAsia="Cambria" w:hAnsi="Cambria" w:cs="Cambria"/>
              <w:color w:val="181717"/>
              <w:lang w:val="en-GB"/>
            </w:rPr>
          </w:rPrChange>
        </w:rPr>
        <w:pPrChange w:id="571" w:author="Jakob Dumky" w:date="2019-12-01T16:55:00Z">
          <w:pPr>
            <w:numPr>
              <w:numId w:val="12"/>
            </w:numPr>
            <w:spacing w:after="150" w:line="265" w:lineRule="auto"/>
            <w:ind w:left="403" w:hanging="403"/>
            <w:jc w:val="both"/>
          </w:pPr>
        </w:pPrChange>
      </w:pPr>
      <w:ins w:id="572" w:author="Jakob Dumky" w:date="2019-12-01T16:53:00Z">
        <w:r>
          <w:rPr>
            <w:rFonts w:ascii="Cambria" w:eastAsia="Cambria" w:hAnsi="Cambria" w:cs="Cambria"/>
            <w:color w:val="181717"/>
            <w:lang w:val="en-GB"/>
          </w:rPr>
          <w:t>Resource needs</w:t>
        </w:r>
      </w:ins>
    </w:p>
    <w:p w14:paraId="4A9E1B39" w14:textId="75224EF4" w:rsidR="00273F27" w:rsidRPr="00180DD5" w:rsidDel="00180DD5" w:rsidRDefault="00180DD5">
      <w:pPr>
        <w:numPr>
          <w:ilvl w:val="0"/>
          <w:numId w:val="12"/>
        </w:numPr>
        <w:spacing w:after="150" w:line="265" w:lineRule="auto"/>
        <w:ind w:hanging="403"/>
        <w:jc w:val="both"/>
        <w:rPr>
          <w:del w:id="573" w:author="Jakob Dumky" w:date="2019-12-01T16:53:00Z"/>
          <w:rPrChange w:id="574" w:author="Jakob Dumky" w:date="2019-12-01T16:53:00Z">
            <w:rPr>
              <w:del w:id="575" w:author="Jakob Dumky" w:date="2019-12-01T16:53:00Z"/>
              <w:rFonts w:ascii="Cambria" w:eastAsia="Cambria" w:hAnsi="Cambria" w:cs="Cambria"/>
              <w:color w:val="181717"/>
              <w:lang w:val="en-GB"/>
            </w:rPr>
          </w:rPrChange>
        </w:rPr>
      </w:pPr>
      <w:ins w:id="576" w:author="Jakob Dumky" w:date="2019-12-01T16:53:00Z">
        <w:r>
          <w:rPr>
            <w:rFonts w:ascii="Cambria" w:eastAsia="Cambria" w:hAnsi="Cambria" w:cs="Cambria"/>
            <w:color w:val="181717"/>
            <w:lang w:val="en-GB"/>
          </w:rPr>
          <w:t>Responsibility</w:t>
        </w:r>
      </w:ins>
      <w:del w:id="577" w:author="Jakob Dumky" w:date="2019-12-01T16:53:00Z">
        <w:r w:rsidR="00EF0474" w:rsidDel="002C4781">
          <w:rPr>
            <w:rFonts w:ascii="Cambria" w:eastAsia="Cambria" w:hAnsi="Cambria" w:cs="Cambria"/>
            <w:color w:val="181717"/>
          </w:rPr>
          <w:delText>what resources will be required;</w:delText>
        </w:r>
      </w:del>
    </w:p>
    <w:p w14:paraId="2E873A11" w14:textId="61803240" w:rsidR="00273F27" w:rsidRDefault="00EF0474">
      <w:pPr>
        <w:numPr>
          <w:ilvl w:val="0"/>
          <w:numId w:val="39"/>
        </w:numPr>
        <w:spacing w:after="150" w:line="265" w:lineRule="auto"/>
        <w:ind w:hanging="403"/>
        <w:jc w:val="both"/>
        <w:pPrChange w:id="578" w:author="Jakob Dumky" w:date="2019-12-01T16:55:00Z">
          <w:pPr>
            <w:numPr>
              <w:numId w:val="12"/>
            </w:numPr>
            <w:spacing w:after="150" w:line="265" w:lineRule="auto"/>
            <w:ind w:left="403" w:hanging="403"/>
            <w:jc w:val="both"/>
          </w:pPr>
        </w:pPrChange>
      </w:pPr>
      <w:del w:id="579" w:author="Jakob Dumky" w:date="2019-12-01T16:53:00Z">
        <w:r w:rsidDel="00180DD5">
          <w:rPr>
            <w:rFonts w:ascii="Cambria" w:eastAsia="Cambria" w:hAnsi="Cambria" w:cs="Cambria"/>
            <w:color w:val="181717"/>
          </w:rPr>
          <w:delText>who will be responsible;</w:delText>
        </w:r>
      </w:del>
    </w:p>
    <w:p w14:paraId="07D44419" w14:textId="77777777" w:rsidR="00180DD5" w:rsidRPr="00180DD5" w:rsidRDefault="00180DD5">
      <w:pPr>
        <w:numPr>
          <w:ilvl w:val="0"/>
          <w:numId w:val="39"/>
        </w:numPr>
        <w:spacing w:after="150" w:line="265" w:lineRule="auto"/>
        <w:ind w:hanging="403"/>
        <w:jc w:val="both"/>
        <w:rPr>
          <w:ins w:id="580" w:author="Jakob Dumky" w:date="2019-12-01T16:53:00Z"/>
          <w:rPrChange w:id="581" w:author="Jakob Dumky" w:date="2019-12-01T16:53:00Z">
            <w:rPr>
              <w:ins w:id="582" w:author="Jakob Dumky" w:date="2019-12-01T16:53:00Z"/>
              <w:rFonts w:ascii="Cambria" w:eastAsia="Cambria" w:hAnsi="Cambria" w:cs="Cambria"/>
              <w:color w:val="181717"/>
              <w:lang w:val="en-GB"/>
            </w:rPr>
          </w:rPrChange>
        </w:rPr>
        <w:pPrChange w:id="583" w:author="Jakob Dumky" w:date="2019-12-01T16:55:00Z">
          <w:pPr>
            <w:numPr>
              <w:numId w:val="12"/>
            </w:numPr>
            <w:spacing w:after="150" w:line="265" w:lineRule="auto"/>
            <w:ind w:left="403" w:hanging="403"/>
            <w:jc w:val="both"/>
          </w:pPr>
        </w:pPrChange>
      </w:pPr>
      <w:ins w:id="584" w:author="Jakob Dumky" w:date="2019-12-01T16:53:00Z">
        <w:r>
          <w:rPr>
            <w:rFonts w:ascii="Cambria" w:eastAsia="Cambria" w:hAnsi="Cambria" w:cs="Cambria"/>
            <w:color w:val="181717"/>
            <w:lang w:val="en-GB"/>
          </w:rPr>
          <w:lastRenderedPageBreak/>
          <w:t>Time for completion</w:t>
        </w:r>
      </w:ins>
    </w:p>
    <w:p w14:paraId="14CB6848" w14:textId="4CB36B7E" w:rsidR="00273F27" w:rsidRPr="00F6143A" w:rsidDel="00F6143A" w:rsidRDefault="00180DD5">
      <w:pPr>
        <w:numPr>
          <w:ilvl w:val="0"/>
          <w:numId w:val="12"/>
        </w:numPr>
        <w:spacing w:after="396" w:line="265" w:lineRule="auto"/>
        <w:ind w:hanging="403"/>
        <w:jc w:val="both"/>
        <w:rPr>
          <w:del w:id="585" w:author="Jakob Dumky" w:date="2019-12-01T16:53:00Z"/>
          <w:rPrChange w:id="586" w:author="Jakob Dumky" w:date="2019-12-01T16:53:00Z">
            <w:rPr>
              <w:del w:id="587" w:author="Jakob Dumky" w:date="2019-12-01T16:53:00Z"/>
              <w:rFonts w:ascii="Cambria" w:eastAsia="Cambria" w:hAnsi="Cambria" w:cs="Cambria"/>
              <w:color w:val="181717"/>
              <w:lang w:val="en-GB"/>
            </w:rPr>
          </w:rPrChange>
        </w:rPr>
      </w:pPr>
      <w:ins w:id="588" w:author="Jakob Dumky" w:date="2019-12-01T16:53:00Z">
        <w:r>
          <w:rPr>
            <w:rFonts w:ascii="Cambria" w:eastAsia="Cambria" w:hAnsi="Cambria" w:cs="Cambria"/>
            <w:color w:val="181717"/>
            <w:lang w:val="en-GB"/>
          </w:rPr>
          <w:t xml:space="preserve">How to evaluate </w:t>
        </w:r>
        <w:r w:rsidR="00F6143A">
          <w:rPr>
            <w:rFonts w:ascii="Cambria" w:eastAsia="Cambria" w:hAnsi="Cambria" w:cs="Cambria"/>
            <w:color w:val="181717"/>
            <w:lang w:val="en-GB"/>
          </w:rPr>
          <w:t>results</w:t>
        </w:r>
      </w:ins>
      <w:del w:id="589" w:author="Jakob Dumky" w:date="2019-12-01T16:53:00Z">
        <w:r w:rsidR="00EF0474" w:rsidDel="00180DD5">
          <w:rPr>
            <w:rFonts w:ascii="Cambria" w:eastAsia="Cambria" w:hAnsi="Cambria" w:cs="Cambria"/>
            <w:color w:val="181717"/>
          </w:rPr>
          <w:delText>when it will be completed; and</w:delText>
        </w:r>
      </w:del>
    </w:p>
    <w:p w14:paraId="5A6C5E48" w14:textId="10C4B266" w:rsidR="00273F27" w:rsidRDefault="00EF0474">
      <w:pPr>
        <w:numPr>
          <w:ilvl w:val="0"/>
          <w:numId w:val="39"/>
        </w:numPr>
        <w:spacing w:after="396" w:line="265" w:lineRule="auto"/>
        <w:ind w:hanging="403"/>
        <w:jc w:val="both"/>
        <w:pPrChange w:id="590" w:author="Jakob Dumky" w:date="2019-12-01T16:55:00Z">
          <w:pPr>
            <w:numPr>
              <w:numId w:val="12"/>
            </w:numPr>
            <w:spacing w:after="396" w:line="265" w:lineRule="auto"/>
            <w:ind w:left="403" w:hanging="403"/>
            <w:jc w:val="both"/>
          </w:pPr>
        </w:pPrChange>
      </w:pPr>
      <w:del w:id="591" w:author="Jakob Dumky" w:date="2019-12-01T16:55:00Z">
        <w:r w:rsidDel="00356295">
          <w:rPr>
            <w:rFonts w:ascii="Cambria" w:eastAsia="Cambria" w:hAnsi="Cambria" w:cs="Cambria"/>
            <w:color w:val="181717"/>
          </w:rPr>
          <w:delText>how the results will be evaluated.</w:delText>
        </w:r>
      </w:del>
    </w:p>
    <w:p w14:paraId="0A69DEFB" w14:textId="77777777" w:rsidR="00273F27" w:rsidRDefault="00EF0474">
      <w:pPr>
        <w:pStyle w:val="Heading3"/>
        <w:tabs>
          <w:tab w:val="center" w:pos="878"/>
        </w:tabs>
        <w:ind w:left="-15" w:firstLine="0"/>
      </w:pPr>
      <w:bookmarkStart w:id="592" w:name="_Toc26099148"/>
      <w:r>
        <w:t xml:space="preserve">7 </w:t>
      </w:r>
      <w:r>
        <w:tab/>
        <w:t>Support</w:t>
      </w:r>
      <w:bookmarkEnd w:id="592"/>
    </w:p>
    <w:p w14:paraId="1A9BE91A" w14:textId="77777777" w:rsidR="00273F27" w:rsidRDefault="00EF0474">
      <w:pPr>
        <w:pStyle w:val="Heading4"/>
        <w:tabs>
          <w:tab w:val="center" w:pos="1131"/>
        </w:tabs>
        <w:ind w:left="-15" w:firstLine="0"/>
      </w:pPr>
      <w:r>
        <w:t xml:space="preserve">7.1 </w:t>
      </w:r>
      <w:r>
        <w:tab/>
        <w:t>Resources</w:t>
      </w:r>
    </w:p>
    <w:p w14:paraId="3E89FF3A" w14:textId="77777777" w:rsidR="00033852" w:rsidRDefault="009914FF">
      <w:pPr>
        <w:spacing w:after="291" w:line="265" w:lineRule="auto"/>
        <w:ind w:left="-5" w:hanging="10"/>
        <w:jc w:val="both"/>
        <w:rPr>
          <w:ins w:id="593" w:author="Jakob Dumky" w:date="2019-12-01T20:53:00Z"/>
          <w:rFonts w:ascii="Cambria" w:eastAsia="Cambria" w:hAnsi="Cambria" w:cs="Cambria"/>
          <w:color w:val="181717"/>
          <w:lang w:val="en-GB"/>
        </w:rPr>
      </w:pPr>
      <w:ins w:id="594" w:author="Jakob Dumky" w:date="2019-12-01T20:52:00Z">
        <w:r>
          <w:rPr>
            <w:rFonts w:ascii="Cambria" w:eastAsia="Cambria" w:hAnsi="Cambria" w:cs="Cambria"/>
            <w:color w:val="181717"/>
            <w:lang w:val="en-GB"/>
          </w:rPr>
          <w:t xml:space="preserve">Resources </w:t>
        </w:r>
        <w:r w:rsidR="00033852">
          <w:rPr>
            <w:rFonts w:ascii="Cambria" w:eastAsia="Cambria" w:hAnsi="Cambria" w:cs="Cambria"/>
            <w:color w:val="181717"/>
            <w:lang w:val="en-GB"/>
          </w:rPr>
          <w:t>sha</w:t>
        </w:r>
      </w:ins>
      <w:ins w:id="595" w:author="Jakob Dumky" w:date="2019-12-01T20:53:00Z">
        <w:r w:rsidR="00033852">
          <w:rPr>
            <w:rFonts w:ascii="Cambria" w:eastAsia="Cambria" w:hAnsi="Cambria" w:cs="Cambria"/>
            <w:color w:val="181717"/>
            <w:lang w:val="en-GB"/>
          </w:rPr>
          <w:t>ll be determined for:</w:t>
        </w:r>
      </w:ins>
    </w:p>
    <w:p w14:paraId="2A454B3C" w14:textId="163394F1" w:rsidR="00033852" w:rsidRPr="00675333" w:rsidRDefault="00EF0474">
      <w:pPr>
        <w:numPr>
          <w:ilvl w:val="0"/>
          <w:numId w:val="39"/>
        </w:numPr>
        <w:spacing w:after="150" w:line="265" w:lineRule="auto"/>
        <w:ind w:hanging="403"/>
        <w:jc w:val="both"/>
        <w:rPr>
          <w:ins w:id="596" w:author="Jakob Dumky" w:date="2019-12-01T20:53:00Z"/>
          <w:rFonts w:ascii="Cambria" w:eastAsia="Cambria" w:hAnsi="Cambria" w:cs="Cambria"/>
          <w:color w:val="181717"/>
          <w:lang w:val="en-GB"/>
          <w:rPrChange w:id="597" w:author="Jakob Dumky" w:date="2019-12-01T20:54:00Z">
            <w:rPr>
              <w:ins w:id="598" w:author="Jakob Dumky" w:date="2019-12-01T20:53:00Z"/>
            </w:rPr>
          </w:rPrChange>
        </w:rPr>
        <w:pPrChange w:id="599" w:author="Jakob Dumky" w:date="2019-12-01T20:54:00Z">
          <w:pPr>
            <w:spacing w:after="291" w:line="265" w:lineRule="auto"/>
            <w:ind w:left="-5" w:hanging="10"/>
            <w:jc w:val="both"/>
          </w:pPr>
        </w:pPrChange>
      </w:pPr>
      <w:del w:id="600" w:author="Jakob Dumky" w:date="2019-12-01T20:53:00Z">
        <w:r w:rsidRPr="00675333" w:rsidDel="00033852">
          <w:rPr>
            <w:rFonts w:ascii="Cambria" w:eastAsia="Cambria" w:hAnsi="Cambria" w:cs="Cambria"/>
            <w:color w:val="181717"/>
            <w:lang w:val="en-GB"/>
            <w:rPrChange w:id="601" w:author="Jakob Dumky" w:date="2019-12-01T20:54:00Z">
              <w:rPr/>
            </w:rPrChange>
          </w:rPr>
          <w:delText xml:space="preserve">The organization shall determine and provide the resources needed for the </w:delText>
        </w:r>
      </w:del>
      <w:ins w:id="602" w:author="Jakob Dumky" w:date="2019-12-01T20:53:00Z">
        <w:r w:rsidR="00675333" w:rsidRPr="00675333">
          <w:rPr>
            <w:rFonts w:ascii="Cambria" w:eastAsia="Cambria" w:hAnsi="Cambria" w:cs="Cambria"/>
            <w:color w:val="181717"/>
            <w:lang w:val="en-GB"/>
            <w:rPrChange w:id="603" w:author="Jakob Dumky" w:date="2019-12-01T20:54:00Z">
              <w:rPr>
                <w:lang w:val="en-GB"/>
              </w:rPr>
            </w:rPrChange>
          </w:rPr>
          <w:t>E</w:t>
        </w:r>
      </w:ins>
      <w:del w:id="604" w:author="Jakob Dumky" w:date="2019-12-01T20:53:00Z">
        <w:r w:rsidRPr="00675333" w:rsidDel="00675333">
          <w:rPr>
            <w:rFonts w:ascii="Cambria" w:eastAsia="Cambria" w:hAnsi="Cambria" w:cs="Cambria"/>
            <w:color w:val="181717"/>
            <w:lang w:val="en-GB"/>
            <w:rPrChange w:id="605" w:author="Jakob Dumky" w:date="2019-12-01T20:54:00Z">
              <w:rPr/>
            </w:rPrChange>
          </w:rPr>
          <w:delText>e</w:delText>
        </w:r>
      </w:del>
      <w:r w:rsidRPr="00675333">
        <w:rPr>
          <w:rFonts w:ascii="Cambria" w:eastAsia="Cambria" w:hAnsi="Cambria" w:cs="Cambria"/>
          <w:color w:val="181717"/>
          <w:lang w:val="en-GB"/>
          <w:rPrChange w:id="606" w:author="Jakob Dumky" w:date="2019-12-01T20:54:00Z">
            <w:rPr/>
          </w:rPrChange>
        </w:rPr>
        <w:t xml:space="preserve">stablishment, </w:t>
      </w:r>
    </w:p>
    <w:p w14:paraId="79DCE9E4" w14:textId="6D9C09DF" w:rsidR="00033852" w:rsidRPr="00675333" w:rsidRDefault="00675333">
      <w:pPr>
        <w:numPr>
          <w:ilvl w:val="0"/>
          <w:numId w:val="39"/>
        </w:numPr>
        <w:spacing w:after="150" w:line="265" w:lineRule="auto"/>
        <w:ind w:hanging="403"/>
        <w:jc w:val="both"/>
        <w:rPr>
          <w:ins w:id="607" w:author="Jakob Dumky" w:date="2019-12-01T20:53:00Z"/>
          <w:rFonts w:ascii="Cambria" w:eastAsia="Cambria" w:hAnsi="Cambria" w:cs="Cambria"/>
          <w:color w:val="181717"/>
          <w:lang w:val="en-GB"/>
          <w:rPrChange w:id="608" w:author="Jakob Dumky" w:date="2019-12-01T20:54:00Z">
            <w:rPr>
              <w:ins w:id="609" w:author="Jakob Dumky" w:date="2019-12-01T20:53:00Z"/>
            </w:rPr>
          </w:rPrChange>
        </w:rPr>
        <w:pPrChange w:id="610" w:author="Jakob Dumky" w:date="2019-12-01T20:54:00Z">
          <w:pPr>
            <w:spacing w:after="291" w:line="265" w:lineRule="auto"/>
            <w:ind w:left="-5" w:hanging="10"/>
            <w:jc w:val="both"/>
          </w:pPr>
        </w:pPrChange>
      </w:pPr>
      <w:ins w:id="611" w:author="Jakob Dumky" w:date="2019-12-01T20:53:00Z">
        <w:r w:rsidRPr="00675333">
          <w:rPr>
            <w:rFonts w:ascii="Cambria" w:eastAsia="Cambria" w:hAnsi="Cambria" w:cs="Cambria"/>
            <w:color w:val="181717"/>
            <w:lang w:val="en-GB"/>
            <w:rPrChange w:id="612" w:author="Jakob Dumky" w:date="2019-12-01T20:54:00Z">
              <w:rPr>
                <w:lang w:val="en-GB"/>
              </w:rPr>
            </w:rPrChange>
          </w:rPr>
          <w:t>I</w:t>
        </w:r>
      </w:ins>
      <w:del w:id="613" w:author="Jakob Dumky" w:date="2019-12-01T20:53:00Z">
        <w:r w:rsidR="00EF0474" w:rsidRPr="00675333" w:rsidDel="00675333">
          <w:rPr>
            <w:rFonts w:ascii="Cambria" w:eastAsia="Cambria" w:hAnsi="Cambria" w:cs="Cambria"/>
            <w:color w:val="181717"/>
            <w:lang w:val="en-GB"/>
            <w:rPrChange w:id="614" w:author="Jakob Dumky" w:date="2019-12-01T20:54:00Z">
              <w:rPr/>
            </w:rPrChange>
          </w:rPr>
          <w:delText>i</w:delText>
        </w:r>
      </w:del>
      <w:r w:rsidR="00EF0474" w:rsidRPr="00675333">
        <w:rPr>
          <w:rFonts w:ascii="Cambria" w:eastAsia="Cambria" w:hAnsi="Cambria" w:cs="Cambria"/>
          <w:color w:val="181717"/>
          <w:lang w:val="en-GB"/>
          <w:rPrChange w:id="615" w:author="Jakob Dumky" w:date="2019-12-01T20:54:00Z">
            <w:rPr/>
          </w:rPrChange>
        </w:rPr>
        <w:t xml:space="preserve">mplementation, </w:t>
      </w:r>
    </w:p>
    <w:p w14:paraId="156CFE4D" w14:textId="754EDDB3" w:rsidR="00033852" w:rsidRPr="00675333" w:rsidRDefault="00675333">
      <w:pPr>
        <w:numPr>
          <w:ilvl w:val="0"/>
          <w:numId w:val="39"/>
        </w:numPr>
        <w:spacing w:after="150" w:line="265" w:lineRule="auto"/>
        <w:ind w:hanging="403"/>
        <w:jc w:val="both"/>
        <w:rPr>
          <w:ins w:id="616" w:author="Jakob Dumky" w:date="2019-12-01T20:53:00Z"/>
          <w:rFonts w:ascii="Cambria" w:eastAsia="Cambria" w:hAnsi="Cambria" w:cs="Cambria"/>
          <w:color w:val="181717"/>
          <w:lang w:val="en-GB"/>
          <w:rPrChange w:id="617" w:author="Jakob Dumky" w:date="2019-12-01T20:54:00Z">
            <w:rPr>
              <w:ins w:id="618" w:author="Jakob Dumky" w:date="2019-12-01T20:53:00Z"/>
            </w:rPr>
          </w:rPrChange>
        </w:rPr>
        <w:pPrChange w:id="619" w:author="Jakob Dumky" w:date="2019-12-01T20:54:00Z">
          <w:pPr>
            <w:spacing w:after="291" w:line="265" w:lineRule="auto"/>
            <w:ind w:left="-5" w:hanging="10"/>
            <w:jc w:val="both"/>
          </w:pPr>
        </w:pPrChange>
      </w:pPr>
      <w:ins w:id="620" w:author="Jakob Dumky" w:date="2019-12-01T20:53:00Z">
        <w:r w:rsidRPr="00675333">
          <w:rPr>
            <w:rFonts w:ascii="Cambria" w:eastAsia="Cambria" w:hAnsi="Cambria" w:cs="Cambria"/>
            <w:color w:val="181717"/>
            <w:lang w:val="en-GB"/>
            <w:rPrChange w:id="621" w:author="Jakob Dumky" w:date="2019-12-01T20:54:00Z">
              <w:rPr>
                <w:lang w:val="en-GB"/>
              </w:rPr>
            </w:rPrChange>
          </w:rPr>
          <w:t>M</w:t>
        </w:r>
      </w:ins>
      <w:del w:id="622" w:author="Jakob Dumky" w:date="2019-12-01T20:53:00Z">
        <w:r w:rsidR="00EF0474" w:rsidRPr="00675333" w:rsidDel="00675333">
          <w:rPr>
            <w:rFonts w:ascii="Cambria" w:eastAsia="Cambria" w:hAnsi="Cambria" w:cs="Cambria"/>
            <w:color w:val="181717"/>
            <w:lang w:val="en-GB"/>
            <w:rPrChange w:id="623" w:author="Jakob Dumky" w:date="2019-12-01T20:54:00Z">
              <w:rPr/>
            </w:rPrChange>
          </w:rPr>
          <w:delText>m</w:delText>
        </w:r>
      </w:del>
      <w:r w:rsidR="00EF0474" w:rsidRPr="00675333">
        <w:rPr>
          <w:rFonts w:ascii="Cambria" w:eastAsia="Cambria" w:hAnsi="Cambria" w:cs="Cambria"/>
          <w:color w:val="181717"/>
          <w:lang w:val="en-GB"/>
          <w:rPrChange w:id="624" w:author="Jakob Dumky" w:date="2019-12-01T20:54:00Z">
            <w:rPr/>
          </w:rPrChange>
        </w:rPr>
        <w:t xml:space="preserve">aintenance and </w:t>
      </w:r>
    </w:p>
    <w:p w14:paraId="6A4A3A79" w14:textId="1BCAFF81" w:rsidR="00273F27" w:rsidRPr="009E4E93" w:rsidRDefault="00675333" w:rsidP="00675333">
      <w:pPr>
        <w:numPr>
          <w:ilvl w:val="0"/>
          <w:numId w:val="39"/>
        </w:numPr>
        <w:spacing w:after="150" w:line="265" w:lineRule="auto"/>
        <w:ind w:hanging="403"/>
        <w:jc w:val="both"/>
        <w:rPr>
          <w:ins w:id="625" w:author="Jakob Dumky" w:date="2019-12-01T20:54:00Z"/>
          <w:rPrChange w:id="626" w:author="Jakob Dumky" w:date="2019-12-01T20:54:00Z">
            <w:rPr>
              <w:ins w:id="627" w:author="Jakob Dumky" w:date="2019-12-01T20:54:00Z"/>
              <w:rFonts w:ascii="Cambria" w:eastAsia="Cambria" w:hAnsi="Cambria" w:cs="Cambria"/>
              <w:color w:val="181717"/>
              <w:lang w:val="en-GB"/>
            </w:rPr>
          </w:rPrChange>
        </w:rPr>
      </w:pPr>
      <w:ins w:id="628" w:author="Jakob Dumky" w:date="2019-12-01T20:53:00Z">
        <w:r w:rsidRPr="00675333">
          <w:rPr>
            <w:rFonts w:ascii="Cambria" w:eastAsia="Cambria" w:hAnsi="Cambria" w:cs="Cambria"/>
            <w:color w:val="181717"/>
            <w:lang w:val="en-GB"/>
            <w:rPrChange w:id="629" w:author="Jakob Dumky" w:date="2019-12-01T20:54:00Z">
              <w:rPr>
                <w:lang w:val="en-GB"/>
              </w:rPr>
            </w:rPrChange>
          </w:rPr>
          <w:t>C</w:t>
        </w:r>
      </w:ins>
      <w:del w:id="630" w:author="Jakob Dumky" w:date="2019-12-01T20:53:00Z">
        <w:r w:rsidR="00EF0474" w:rsidRPr="00675333" w:rsidDel="00675333">
          <w:rPr>
            <w:rFonts w:ascii="Cambria" w:eastAsia="Cambria" w:hAnsi="Cambria" w:cs="Cambria"/>
            <w:color w:val="181717"/>
            <w:lang w:val="en-GB"/>
            <w:rPrChange w:id="631" w:author="Jakob Dumky" w:date="2019-12-01T20:54:00Z">
              <w:rPr/>
            </w:rPrChange>
          </w:rPr>
          <w:delText>c</w:delText>
        </w:r>
      </w:del>
      <w:r w:rsidR="00EF0474" w:rsidRPr="00675333">
        <w:rPr>
          <w:rFonts w:ascii="Cambria" w:eastAsia="Cambria" w:hAnsi="Cambria" w:cs="Cambria"/>
          <w:color w:val="181717"/>
          <w:lang w:val="en-GB"/>
          <w:rPrChange w:id="632" w:author="Jakob Dumky" w:date="2019-12-01T20:54:00Z">
            <w:rPr/>
          </w:rPrChange>
        </w:rPr>
        <w:t>ontinual improvement</w:t>
      </w:r>
      <w:del w:id="633" w:author="Jakob Dumky" w:date="2019-12-01T20:53:00Z">
        <w:r w:rsidR="00EF0474" w:rsidDel="00675333">
          <w:delText xml:space="preserve"> of the information security management system.</w:delText>
        </w:r>
      </w:del>
    </w:p>
    <w:p w14:paraId="6FA41FF5" w14:textId="77777777" w:rsidR="009E4E93" w:rsidRDefault="009E4E93" w:rsidP="009E4E93">
      <w:pPr>
        <w:spacing w:after="150" w:line="265" w:lineRule="auto"/>
        <w:jc w:val="both"/>
        <w:rPr>
          <w:ins w:id="634" w:author="Jakob Dumky" w:date="2019-12-01T20:54:00Z"/>
          <w:rFonts w:ascii="Cambria" w:eastAsia="Cambria" w:hAnsi="Cambria" w:cs="Cambria"/>
          <w:color w:val="181717"/>
          <w:lang w:val="en-GB"/>
        </w:rPr>
      </w:pPr>
      <w:ins w:id="635" w:author="Jakob Dumky" w:date="2019-12-01T20:54:00Z">
        <w:r>
          <w:rPr>
            <w:rFonts w:ascii="Cambria" w:eastAsia="Cambria" w:hAnsi="Cambria" w:cs="Cambria"/>
            <w:color w:val="181717"/>
            <w:lang w:val="en-GB"/>
          </w:rPr>
          <w:t>of the ISMS.</w:t>
        </w:r>
      </w:ins>
    </w:p>
    <w:p w14:paraId="55B8C962" w14:textId="7B1855E5" w:rsidR="009E4E93" w:rsidRDefault="009E4E93">
      <w:pPr>
        <w:spacing w:after="150" w:line="265" w:lineRule="auto"/>
        <w:jc w:val="both"/>
        <w:pPrChange w:id="636" w:author="Jakob Dumky" w:date="2019-12-01T20:54:00Z">
          <w:pPr>
            <w:spacing w:after="291" w:line="265" w:lineRule="auto"/>
            <w:ind w:left="-5" w:hanging="10"/>
            <w:jc w:val="both"/>
          </w:pPr>
        </w:pPrChange>
      </w:pPr>
      <w:ins w:id="637" w:author="Jakob Dumky" w:date="2019-12-01T20:54:00Z">
        <w:r>
          <w:rPr>
            <w:rFonts w:ascii="Cambria" w:eastAsia="Cambria" w:hAnsi="Cambria" w:cs="Cambria"/>
            <w:color w:val="181717"/>
            <w:lang w:val="en-GB"/>
          </w:rPr>
          <w:t xml:space="preserve"> </w:t>
        </w:r>
      </w:ins>
    </w:p>
    <w:p w14:paraId="3CB21E5B" w14:textId="77777777" w:rsidR="00273F27" w:rsidRDefault="00EF0474">
      <w:pPr>
        <w:pStyle w:val="Heading4"/>
        <w:tabs>
          <w:tab w:val="center" w:pos="1243"/>
        </w:tabs>
        <w:ind w:left="-15" w:firstLine="0"/>
      </w:pPr>
      <w:r>
        <w:t xml:space="preserve">7.2 </w:t>
      </w:r>
      <w:r>
        <w:tab/>
        <w:t>Competence</w:t>
      </w:r>
    </w:p>
    <w:p w14:paraId="18436034" w14:textId="60022D7A" w:rsidR="00273F27" w:rsidDel="000F7470" w:rsidRDefault="00454E7C">
      <w:pPr>
        <w:spacing w:after="150" w:line="265" w:lineRule="auto"/>
        <w:jc w:val="both"/>
        <w:rPr>
          <w:del w:id="638" w:author="Jakob Dumky" w:date="2019-12-01T20:55:00Z"/>
          <w:rFonts w:ascii="Cambria" w:eastAsia="Cambria" w:hAnsi="Cambria" w:cs="Cambria"/>
          <w:color w:val="181717"/>
          <w:lang w:val="en-GB"/>
        </w:rPr>
      </w:pPr>
      <w:ins w:id="639" w:author="Jakob Dumky" w:date="2019-12-01T20:55:00Z">
        <w:r>
          <w:rPr>
            <w:rFonts w:ascii="Cambria" w:eastAsia="Cambria" w:hAnsi="Cambria" w:cs="Cambria"/>
            <w:color w:val="181717"/>
            <w:lang w:val="en-GB"/>
          </w:rPr>
          <w:t xml:space="preserve">Determine </w:t>
        </w:r>
        <w:r w:rsidR="00607AB8">
          <w:rPr>
            <w:rFonts w:ascii="Cambria" w:eastAsia="Cambria" w:hAnsi="Cambria" w:cs="Cambria"/>
            <w:color w:val="181717"/>
            <w:lang w:val="en-GB"/>
          </w:rPr>
          <w:t>neces</w:t>
        </w:r>
      </w:ins>
      <w:ins w:id="640" w:author="Jakob Dumky" w:date="2019-12-01T20:56:00Z">
        <w:r w:rsidR="00607AB8">
          <w:rPr>
            <w:rFonts w:ascii="Cambria" w:eastAsia="Cambria" w:hAnsi="Cambria" w:cs="Cambria"/>
            <w:color w:val="181717"/>
            <w:lang w:val="en-GB"/>
          </w:rPr>
          <w:t xml:space="preserve">sary competence of persons affecting the </w:t>
        </w:r>
        <w:r w:rsidR="000F7470">
          <w:rPr>
            <w:rFonts w:ascii="Cambria" w:eastAsia="Cambria" w:hAnsi="Cambria" w:cs="Cambria"/>
            <w:color w:val="181717"/>
            <w:lang w:val="en-GB"/>
          </w:rPr>
          <w:t>IS.</w:t>
        </w:r>
      </w:ins>
      <w:del w:id="641" w:author="Jakob Dumky" w:date="2019-12-01T20:55:00Z">
        <w:r w:rsidR="00EF0474" w:rsidDel="003F7DD6">
          <w:rPr>
            <w:rFonts w:ascii="Cambria" w:eastAsia="Cambria" w:hAnsi="Cambria" w:cs="Cambria"/>
            <w:color w:val="181717"/>
          </w:rPr>
          <w:delText>The organization shall:</w:delText>
        </w:r>
      </w:del>
    </w:p>
    <w:p w14:paraId="6BCE67E1" w14:textId="1145A452" w:rsidR="00273F27" w:rsidDel="000F7470" w:rsidRDefault="00EF0474">
      <w:pPr>
        <w:spacing w:after="150" w:line="265" w:lineRule="auto"/>
        <w:jc w:val="both"/>
        <w:rPr>
          <w:del w:id="642" w:author="Jakob Dumky" w:date="2019-12-01T20:56:00Z"/>
        </w:rPr>
        <w:pPrChange w:id="643" w:author="Jakob Dumky" w:date="2019-12-01T20:56:00Z">
          <w:pPr>
            <w:numPr>
              <w:numId w:val="13"/>
            </w:numPr>
            <w:spacing w:after="150" w:line="265" w:lineRule="auto"/>
            <w:ind w:left="403" w:hanging="403"/>
            <w:jc w:val="both"/>
          </w:pPr>
        </w:pPrChange>
      </w:pPr>
      <w:del w:id="644" w:author="Jakob Dumky" w:date="2019-12-01T20:56:00Z">
        <w:r w:rsidDel="000F7470">
          <w:rPr>
            <w:rFonts w:ascii="Cambria" w:eastAsia="Cambria" w:hAnsi="Cambria" w:cs="Cambria"/>
            <w:color w:val="181717"/>
          </w:rPr>
          <w:delText>determine the necessary competence of person(s) doing work under its control that affects its information security performance;</w:delText>
        </w:r>
      </w:del>
    </w:p>
    <w:p w14:paraId="0237E450" w14:textId="77777777" w:rsidR="000F7470" w:rsidRPr="000F7470" w:rsidRDefault="000F7470">
      <w:pPr>
        <w:spacing w:after="150" w:line="265" w:lineRule="auto"/>
        <w:jc w:val="both"/>
        <w:rPr>
          <w:ins w:id="645" w:author="Jakob Dumky" w:date="2019-12-01T20:56:00Z"/>
          <w:rPrChange w:id="646" w:author="Jakob Dumky" w:date="2019-12-01T20:56:00Z">
            <w:rPr>
              <w:ins w:id="647" w:author="Jakob Dumky" w:date="2019-12-01T20:56:00Z"/>
              <w:rFonts w:ascii="Cambria" w:eastAsia="Cambria" w:hAnsi="Cambria" w:cs="Cambria"/>
              <w:color w:val="181717"/>
            </w:rPr>
          </w:rPrChange>
        </w:rPr>
        <w:pPrChange w:id="648" w:author="Jakob Dumky" w:date="2019-12-01T20:56:00Z">
          <w:pPr>
            <w:numPr>
              <w:numId w:val="13"/>
            </w:numPr>
            <w:spacing w:after="150" w:line="265" w:lineRule="auto"/>
            <w:ind w:left="403" w:hanging="403"/>
            <w:jc w:val="both"/>
          </w:pPr>
        </w:pPrChange>
      </w:pPr>
    </w:p>
    <w:p w14:paraId="5E83FFDB" w14:textId="29DCDB1B" w:rsidR="00FB33AF" w:rsidRPr="00D368A4" w:rsidRDefault="00FB33AF">
      <w:pPr>
        <w:numPr>
          <w:ilvl w:val="0"/>
          <w:numId w:val="39"/>
        </w:numPr>
        <w:spacing w:after="150" w:line="265" w:lineRule="auto"/>
        <w:ind w:hanging="403"/>
        <w:jc w:val="both"/>
        <w:rPr>
          <w:ins w:id="649" w:author="Jakob Dumky" w:date="2019-12-01T20:56:00Z"/>
          <w:rFonts w:ascii="Cambria" w:eastAsia="Cambria" w:hAnsi="Cambria" w:cs="Cambria"/>
          <w:color w:val="181717"/>
          <w:lang w:val="en-GB"/>
          <w:rPrChange w:id="650" w:author="Jakob Dumky" w:date="2019-12-01T21:03:00Z">
            <w:rPr>
              <w:ins w:id="651" w:author="Jakob Dumky" w:date="2019-12-01T20:56:00Z"/>
              <w:lang w:val="en-GB"/>
            </w:rPr>
          </w:rPrChange>
        </w:rPr>
        <w:pPrChange w:id="652" w:author="Jakob Dumky" w:date="2019-12-01T21:03:00Z">
          <w:pPr>
            <w:spacing w:after="150" w:line="265" w:lineRule="auto"/>
            <w:jc w:val="both"/>
          </w:pPr>
        </w:pPrChange>
      </w:pPr>
      <w:ins w:id="653" w:author="Jakob Dumky" w:date="2019-12-01T20:56:00Z">
        <w:r w:rsidRPr="00D368A4">
          <w:rPr>
            <w:rFonts w:ascii="Cambria" w:eastAsia="Cambria" w:hAnsi="Cambria" w:cs="Cambria"/>
            <w:color w:val="181717"/>
            <w:lang w:val="en-GB"/>
            <w:rPrChange w:id="654" w:author="Jakob Dumky" w:date="2019-12-01T21:03:00Z">
              <w:rPr>
                <w:lang w:val="en-GB"/>
              </w:rPr>
            </w:rPrChange>
          </w:rPr>
          <w:t xml:space="preserve">Ensure competence </w:t>
        </w:r>
      </w:ins>
    </w:p>
    <w:p w14:paraId="18CE5E79" w14:textId="4852E753" w:rsidR="00FB33AF" w:rsidRPr="00D368A4" w:rsidRDefault="00255A37">
      <w:pPr>
        <w:numPr>
          <w:ilvl w:val="0"/>
          <w:numId w:val="39"/>
        </w:numPr>
        <w:spacing w:after="150" w:line="265" w:lineRule="auto"/>
        <w:ind w:hanging="403"/>
        <w:jc w:val="both"/>
        <w:rPr>
          <w:ins w:id="655" w:author="Jakob Dumky" w:date="2019-12-01T20:57:00Z"/>
          <w:rFonts w:ascii="Cambria" w:eastAsia="Cambria" w:hAnsi="Cambria" w:cs="Cambria"/>
          <w:color w:val="181717"/>
          <w:lang w:val="en-GB"/>
          <w:rPrChange w:id="656" w:author="Jakob Dumky" w:date="2019-12-01T21:03:00Z">
            <w:rPr>
              <w:ins w:id="657" w:author="Jakob Dumky" w:date="2019-12-01T20:57:00Z"/>
              <w:lang w:val="en-GB"/>
            </w:rPr>
          </w:rPrChange>
        </w:rPr>
        <w:pPrChange w:id="658" w:author="Jakob Dumky" w:date="2019-12-01T21:03:00Z">
          <w:pPr>
            <w:spacing w:after="150" w:line="265" w:lineRule="auto"/>
            <w:jc w:val="both"/>
          </w:pPr>
        </w:pPrChange>
      </w:pPr>
      <w:ins w:id="659" w:author="Jakob Dumky" w:date="2019-12-01T20:56:00Z">
        <w:r w:rsidRPr="00D368A4">
          <w:rPr>
            <w:rFonts w:ascii="Cambria" w:eastAsia="Cambria" w:hAnsi="Cambria" w:cs="Cambria"/>
            <w:color w:val="181717"/>
            <w:lang w:val="en-GB"/>
            <w:rPrChange w:id="660" w:author="Jakob Dumky" w:date="2019-12-01T21:03:00Z">
              <w:rPr>
                <w:lang w:val="en-GB"/>
              </w:rPr>
            </w:rPrChange>
          </w:rPr>
          <w:t>Take actio</w:t>
        </w:r>
      </w:ins>
      <w:ins w:id="661" w:author="Jakob Dumky" w:date="2019-12-01T20:57:00Z">
        <w:r w:rsidRPr="00D368A4">
          <w:rPr>
            <w:rFonts w:ascii="Cambria" w:eastAsia="Cambria" w:hAnsi="Cambria" w:cs="Cambria"/>
            <w:color w:val="181717"/>
            <w:lang w:val="en-GB"/>
            <w:rPrChange w:id="662" w:author="Jakob Dumky" w:date="2019-12-01T21:03:00Z">
              <w:rPr>
                <w:lang w:val="en-GB"/>
              </w:rPr>
            </w:rPrChange>
          </w:rPr>
          <w:t>ns as appropriate to provide competence</w:t>
        </w:r>
      </w:ins>
    </w:p>
    <w:p w14:paraId="2F81275B" w14:textId="6748B624" w:rsidR="00255A37" w:rsidRPr="00D368A4" w:rsidRDefault="00255A37">
      <w:pPr>
        <w:numPr>
          <w:ilvl w:val="0"/>
          <w:numId w:val="39"/>
        </w:numPr>
        <w:spacing w:after="150" w:line="265" w:lineRule="auto"/>
        <w:ind w:hanging="403"/>
        <w:jc w:val="both"/>
        <w:rPr>
          <w:ins w:id="663" w:author="Jakob Dumky" w:date="2019-12-01T20:57:00Z"/>
          <w:rFonts w:ascii="Cambria" w:eastAsia="Cambria" w:hAnsi="Cambria" w:cs="Cambria"/>
          <w:color w:val="181717"/>
          <w:lang w:val="en-GB"/>
          <w:rPrChange w:id="664" w:author="Jakob Dumky" w:date="2019-12-01T21:03:00Z">
            <w:rPr>
              <w:ins w:id="665" w:author="Jakob Dumky" w:date="2019-12-01T20:57:00Z"/>
              <w:lang w:val="en-GB"/>
            </w:rPr>
          </w:rPrChange>
        </w:rPr>
        <w:pPrChange w:id="666" w:author="Jakob Dumky" w:date="2019-12-01T21:03:00Z">
          <w:pPr>
            <w:spacing w:after="150" w:line="265" w:lineRule="auto"/>
            <w:jc w:val="both"/>
          </w:pPr>
        </w:pPrChange>
      </w:pPr>
      <w:ins w:id="667" w:author="Jakob Dumky" w:date="2019-12-01T20:57:00Z">
        <w:r w:rsidRPr="00D368A4">
          <w:rPr>
            <w:rFonts w:ascii="Cambria" w:eastAsia="Cambria" w:hAnsi="Cambria" w:cs="Cambria"/>
            <w:color w:val="181717"/>
            <w:lang w:val="en-GB"/>
            <w:rPrChange w:id="668" w:author="Jakob Dumky" w:date="2019-12-01T21:03:00Z">
              <w:rPr>
                <w:lang w:val="en-GB"/>
              </w:rPr>
            </w:rPrChange>
          </w:rPr>
          <w:t xml:space="preserve">Evaluate the </w:t>
        </w:r>
        <w:r w:rsidR="00D62F72" w:rsidRPr="00D368A4">
          <w:rPr>
            <w:rFonts w:ascii="Cambria" w:eastAsia="Cambria" w:hAnsi="Cambria" w:cs="Cambria"/>
            <w:color w:val="181717"/>
            <w:lang w:val="en-GB"/>
            <w:rPrChange w:id="669" w:author="Jakob Dumky" w:date="2019-12-01T21:03:00Z">
              <w:rPr>
                <w:lang w:val="en-GB"/>
              </w:rPr>
            </w:rPrChange>
          </w:rPr>
          <w:t>effectiveness of the actions</w:t>
        </w:r>
      </w:ins>
    </w:p>
    <w:p w14:paraId="6B806E99" w14:textId="5B9B075E" w:rsidR="00D62F72" w:rsidRPr="00D368A4" w:rsidRDefault="00DF6B70">
      <w:pPr>
        <w:numPr>
          <w:ilvl w:val="0"/>
          <w:numId w:val="39"/>
        </w:numPr>
        <w:spacing w:after="150" w:line="265" w:lineRule="auto"/>
        <w:ind w:hanging="403"/>
        <w:jc w:val="both"/>
        <w:rPr>
          <w:ins w:id="670" w:author="Jakob Dumky" w:date="2019-12-01T20:57:00Z"/>
          <w:rFonts w:ascii="Cambria" w:eastAsia="Cambria" w:hAnsi="Cambria" w:cs="Cambria"/>
          <w:color w:val="181717"/>
          <w:lang w:val="en-GB"/>
          <w:rPrChange w:id="671" w:author="Jakob Dumky" w:date="2019-12-01T21:03:00Z">
            <w:rPr>
              <w:ins w:id="672" w:author="Jakob Dumky" w:date="2019-12-01T20:57:00Z"/>
              <w:lang w:val="en-GB"/>
            </w:rPr>
          </w:rPrChange>
        </w:rPr>
        <w:pPrChange w:id="673" w:author="Jakob Dumky" w:date="2019-12-01T21:03:00Z">
          <w:pPr>
            <w:spacing w:after="150" w:line="265" w:lineRule="auto"/>
            <w:jc w:val="both"/>
          </w:pPr>
        </w:pPrChange>
      </w:pPr>
      <w:ins w:id="674" w:author="Jakob Dumky" w:date="2019-12-01T20:57:00Z">
        <w:r w:rsidRPr="00D368A4">
          <w:rPr>
            <w:rFonts w:ascii="Cambria" w:eastAsia="Cambria" w:hAnsi="Cambria" w:cs="Cambria"/>
            <w:color w:val="181717"/>
            <w:lang w:val="en-GB"/>
            <w:rPrChange w:id="675" w:author="Jakob Dumky" w:date="2019-12-01T21:03:00Z">
              <w:rPr>
                <w:lang w:val="en-GB"/>
              </w:rPr>
            </w:rPrChange>
          </w:rPr>
          <w:t>Retain documented evidence of competence</w:t>
        </w:r>
      </w:ins>
    </w:p>
    <w:p w14:paraId="65768494" w14:textId="77777777" w:rsidR="00DF6B70" w:rsidRPr="00FB33AF" w:rsidRDefault="00DF6B70">
      <w:pPr>
        <w:spacing w:after="150" w:line="265" w:lineRule="auto"/>
        <w:jc w:val="both"/>
        <w:rPr>
          <w:ins w:id="676" w:author="Jakob Dumky" w:date="2019-12-01T20:56:00Z"/>
          <w:lang w:val="en-GB"/>
          <w:rPrChange w:id="677" w:author="Jakob Dumky" w:date="2019-12-01T20:56:00Z">
            <w:rPr>
              <w:ins w:id="678" w:author="Jakob Dumky" w:date="2019-12-01T20:56:00Z"/>
              <w:rFonts w:ascii="Cambria" w:eastAsia="Cambria" w:hAnsi="Cambria" w:cs="Cambria"/>
              <w:color w:val="181717"/>
            </w:rPr>
          </w:rPrChange>
        </w:rPr>
        <w:pPrChange w:id="679" w:author="Jakob Dumky" w:date="2019-12-01T20:56:00Z">
          <w:pPr>
            <w:numPr>
              <w:numId w:val="13"/>
            </w:numPr>
            <w:spacing w:after="150" w:line="265" w:lineRule="auto"/>
            <w:ind w:left="403" w:hanging="403"/>
            <w:jc w:val="both"/>
          </w:pPr>
        </w:pPrChange>
      </w:pPr>
    </w:p>
    <w:p w14:paraId="68741D65" w14:textId="40A0B3E6" w:rsidR="00273F27" w:rsidDel="008E471D" w:rsidRDefault="00EF0474">
      <w:pPr>
        <w:numPr>
          <w:ilvl w:val="0"/>
          <w:numId w:val="13"/>
        </w:numPr>
        <w:spacing w:after="150" w:line="265" w:lineRule="auto"/>
        <w:ind w:hanging="403"/>
        <w:jc w:val="both"/>
        <w:rPr>
          <w:del w:id="680" w:author="Jakob Dumky" w:date="2019-12-01T20:58:00Z"/>
        </w:rPr>
      </w:pPr>
      <w:del w:id="681" w:author="Jakob Dumky" w:date="2019-12-01T20:58:00Z">
        <w:r w:rsidDel="008E471D">
          <w:rPr>
            <w:rFonts w:ascii="Cambria" w:eastAsia="Cambria" w:hAnsi="Cambria" w:cs="Cambria"/>
            <w:color w:val="181717"/>
          </w:rPr>
          <w:delText>ensure that these persons are competent on the basis of appropriate education, training, or experience;</w:delText>
        </w:r>
      </w:del>
    </w:p>
    <w:p w14:paraId="499892DE" w14:textId="3AA075DB" w:rsidR="00273F27" w:rsidDel="008E471D" w:rsidRDefault="00EF0474">
      <w:pPr>
        <w:numPr>
          <w:ilvl w:val="0"/>
          <w:numId w:val="13"/>
        </w:numPr>
        <w:spacing w:after="150" w:line="265" w:lineRule="auto"/>
        <w:ind w:hanging="403"/>
        <w:jc w:val="both"/>
        <w:rPr>
          <w:del w:id="682" w:author="Jakob Dumky" w:date="2019-12-01T20:58:00Z"/>
        </w:rPr>
      </w:pPr>
      <w:del w:id="683" w:author="Jakob Dumky" w:date="2019-12-01T20:58:00Z">
        <w:r w:rsidDel="008E471D">
          <w:rPr>
            <w:rFonts w:ascii="Cambria" w:eastAsia="Cambria" w:hAnsi="Cambria" w:cs="Cambria"/>
            <w:color w:val="181717"/>
          </w:rPr>
          <w:delText>where applicable, take actions to acquire the necessary competence, and evaluate the effectiveness of the actions taken; and</w:delText>
        </w:r>
      </w:del>
    </w:p>
    <w:p w14:paraId="7D472D0E" w14:textId="09D4295A" w:rsidR="00273F27" w:rsidDel="008E471D" w:rsidRDefault="00EF0474">
      <w:pPr>
        <w:numPr>
          <w:ilvl w:val="0"/>
          <w:numId w:val="13"/>
        </w:numPr>
        <w:spacing w:after="150" w:line="265" w:lineRule="auto"/>
        <w:ind w:hanging="403"/>
        <w:jc w:val="both"/>
        <w:rPr>
          <w:del w:id="684" w:author="Jakob Dumky" w:date="2019-12-01T20:58:00Z"/>
        </w:rPr>
      </w:pPr>
      <w:del w:id="685" w:author="Jakob Dumky" w:date="2019-12-01T20:58:00Z">
        <w:r w:rsidDel="008E471D">
          <w:rPr>
            <w:rFonts w:ascii="Cambria" w:eastAsia="Cambria" w:hAnsi="Cambria" w:cs="Cambria"/>
            <w:color w:val="181717"/>
          </w:rPr>
          <w:delText>retain appropriate documented information as evidence of competence.</w:delText>
        </w:r>
      </w:del>
    </w:p>
    <w:p w14:paraId="2E986D32" w14:textId="485272D6" w:rsidR="00273F27" w:rsidDel="008E471D" w:rsidRDefault="00EF0474">
      <w:pPr>
        <w:spacing w:after="354" w:line="220" w:lineRule="auto"/>
        <w:ind w:left="-5" w:hanging="10"/>
        <w:rPr>
          <w:del w:id="686" w:author="Jakob Dumky" w:date="2019-12-01T20:58:00Z"/>
        </w:rPr>
      </w:pPr>
      <w:del w:id="687" w:author="Jakob Dumky" w:date="2019-12-01T20:58:00Z">
        <w:r w:rsidDel="008E471D">
          <w:rPr>
            <w:rFonts w:ascii="Cambria" w:eastAsia="Cambria" w:hAnsi="Cambria" w:cs="Cambria"/>
            <w:color w:val="181717"/>
            <w:sz w:val="20"/>
          </w:rPr>
          <w:delText>NOTE Applicable actions may include, for example: the provision of training to, the mentoring of, or the reassignment of current employees; or the hiring or contracting of competent persons.</w:delText>
        </w:r>
      </w:del>
    </w:p>
    <w:p w14:paraId="28A1DB6D" w14:textId="77777777" w:rsidR="00273F27" w:rsidRDefault="00EF0474">
      <w:pPr>
        <w:pStyle w:val="Heading4"/>
        <w:tabs>
          <w:tab w:val="center" w:pos="1162"/>
        </w:tabs>
        <w:ind w:left="-15" w:firstLine="0"/>
      </w:pPr>
      <w:r>
        <w:t xml:space="preserve">7.3 </w:t>
      </w:r>
      <w:r>
        <w:tab/>
        <w:t>Awareness</w:t>
      </w:r>
    </w:p>
    <w:p w14:paraId="221BD27B" w14:textId="3BF3554B" w:rsidR="007C1481" w:rsidRDefault="00791473">
      <w:pPr>
        <w:spacing w:after="150" w:line="265" w:lineRule="auto"/>
        <w:ind w:left="-5" w:hanging="10"/>
        <w:jc w:val="both"/>
        <w:rPr>
          <w:ins w:id="688" w:author="Jakob Dumky" w:date="2019-12-01T20:58:00Z"/>
          <w:rFonts w:ascii="Cambria" w:eastAsia="Cambria" w:hAnsi="Cambria" w:cs="Cambria"/>
          <w:color w:val="181717"/>
          <w:lang w:val="en-GB"/>
        </w:rPr>
      </w:pPr>
      <w:ins w:id="689" w:author="Jakob Dumky" w:date="2019-12-01T20:58:00Z">
        <w:r>
          <w:rPr>
            <w:rFonts w:ascii="Cambria" w:eastAsia="Cambria" w:hAnsi="Cambria" w:cs="Cambria"/>
            <w:color w:val="181717"/>
            <w:lang w:val="en-GB"/>
          </w:rPr>
          <w:t>Ensure</w:t>
        </w:r>
        <w:r w:rsidR="007C1481">
          <w:rPr>
            <w:rFonts w:ascii="Cambria" w:eastAsia="Cambria" w:hAnsi="Cambria" w:cs="Cambria"/>
            <w:color w:val="181717"/>
            <w:lang w:val="en-GB"/>
          </w:rPr>
          <w:t xml:space="preserve"> security awareness of persons affecting IS.</w:t>
        </w:r>
      </w:ins>
    </w:p>
    <w:p w14:paraId="011BE6EE" w14:textId="2F1C8616" w:rsidR="007C1481" w:rsidRDefault="0094353B">
      <w:pPr>
        <w:spacing w:after="150" w:line="265" w:lineRule="auto"/>
        <w:ind w:left="-5" w:hanging="10"/>
        <w:jc w:val="both"/>
        <w:rPr>
          <w:ins w:id="690" w:author="Jakob Dumky" w:date="2019-12-01T20:58:00Z"/>
          <w:rFonts w:ascii="Cambria" w:eastAsia="Cambria" w:hAnsi="Cambria" w:cs="Cambria"/>
          <w:color w:val="181717"/>
          <w:lang w:val="en-GB"/>
        </w:rPr>
      </w:pPr>
      <w:ins w:id="691" w:author="Jakob Dumky" w:date="2019-12-01T20:59:00Z">
        <w:r>
          <w:rPr>
            <w:rFonts w:ascii="Cambria" w:eastAsia="Cambria" w:hAnsi="Cambria" w:cs="Cambria"/>
            <w:color w:val="181717"/>
            <w:lang w:val="en-GB"/>
          </w:rPr>
          <w:t xml:space="preserve">Ensure that persons affecting IS </w:t>
        </w:r>
        <w:proofErr w:type="spellStart"/>
        <w:r>
          <w:rPr>
            <w:rFonts w:ascii="Cambria" w:eastAsia="Cambria" w:hAnsi="Cambria" w:cs="Cambria"/>
            <w:color w:val="181717"/>
            <w:lang w:val="en-GB"/>
          </w:rPr>
          <w:t>is</w:t>
        </w:r>
        <w:proofErr w:type="spellEnd"/>
        <w:r>
          <w:rPr>
            <w:rFonts w:ascii="Cambria" w:eastAsia="Cambria" w:hAnsi="Cambria" w:cs="Cambria"/>
            <w:color w:val="181717"/>
            <w:lang w:val="en-GB"/>
          </w:rPr>
          <w:t xml:space="preserve"> aware of:</w:t>
        </w:r>
      </w:ins>
    </w:p>
    <w:p w14:paraId="646BAA47" w14:textId="167259FF" w:rsidR="00273F27" w:rsidRPr="00616D2B" w:rsidDel="007C1481" w:rsidRDefault="00EF0474">
      <w:pPr>
        <w:numPr>
          <w:ilvl w:val="0"/>
          <w:numId w:val="39"/>
        </w:numPr>
        <w:spacing w:after="150" w:line="265" w:lineRule="auto"/>
        <w:ind w:hanging="403"/>
        <w:jc w:val="both"/>
        <w:rPr>
          <w:del w:id="692" w:author="Jakob Dumky" w:date="2019-12-01T20:58:00Z"/>
          <w:rFonts w:ascii="Cambria" w:eastAsia="Cambria" w:hAnsi="Cambria" w:cs="Cambria"/>
          <w:color w:val="181717"/>
          <w:lang w:val="en-GB"/>
          <w:rPrChange w:id="693" w:author="Jakob Dumky" w:date="2019-12-01T21:03:00Z">
            <w:rPr>
              <w:del w:id="694" w:author="Jakob Dumky" w:date="2019-12-01T20:58:00Z"/>
            </w:rPr>
          </w:rPrChange>
        </w:rPr>
        <w:pPrChange w:id="695" w:author="Jakob Dumky" w:date="2019-12-01T21:03:00Z">
          <w:pPr>
            <w:spacing w:after="150" w:line="265" w:lineRule="auto"/>
            <w:ind w:left="-5" w:hanging="10"/>
            <w:jc w:val="both"/>
          </w:pPr>
        </w:pPrChange>
      </w:pPr>
      <w:del w:id="696" w:author="Jakob Dumky" w:date="2019-12-01T20:58:00Z">
        <w:r w:rsidRPr="00616D2B" w:rsidDel="007C1481">
          <w:rPr>
            <w:rFonts w:ascii="Cambria" w:eastAsia="Cambria" w:hAnsi="Cambria" w:cs="Cambria"/>
            <w:color w:val="181717"/>
            <w:lang w:val="en-GB"/>
            <w:rPrChange w:id="697" w:author="Jakob Dumky" w:date="2019-12-01T21:03:00Z">
              <w:rPr>
                <w:rFonts w:ascii="Cambria" w:eastAsia="Cambria" w:hAnsi="Cambria" w:cs="Cambria"/>
                <w:color w:val="181717"/>
              </w:rPr>
            </w:rPrChange>
          </w:rPr>
          <w:delText>Persons doing work under the organization’s control shall be aware of:</w:delText>
        </w:r>
      </w:del>
    </w:p>
    <w:p w14:paraId="11706327" w14:textId="65D9BD51" w:rsidR="00273F27" w:rsidRPr="00616D2B" w:rsidRDefault="00EF0474">
      <w:pPr>
        <w:numPr>
          <w:ilvl w:val="0"/>
          <w:numId w:val="39"/>
        </w:numPr>
        <w:spacing w:after="150" w:line="265" w:lineRule="auto"/>
        <w:ind w:hanging="403"/>
        <w:jc w:val="both"/>
        <w:rPr>
          <w:ins w:id="698" w:author="Jakob Dumky" w:date="2019-12-01T21:00:00Z"/>
          <w:rFonts w:ascii="Cambria" w:eastAsia="Cambria" w:hAnsi="Cambria" w:cs="Cambria"/>
          <w:color w:val="181717"/>
          <w:lang w:val="en-GB"/>
          <w:rPrChange w:id="699" w:author="Jakob Dumky" w:date="2019-12-01T21:03:00Z">
            <w:rPr>
              <w:ins w:id="700" w:author="Jakob Dumky" w:date="2019-12-01T21:00:00Z"/>
              <w:rFonts w:ascii="Cambria" w:eastAsia="Cambria" w:hAnsi="Cambria" w:cs="Cambria"/>
              <w:color w:val="181717"/>
            </w:rPr>
          </w:rPrChange>
        </w:rPr>
        <w:pPrChange w:id="701" w:author="Jakob Dumky" w:date="2019-12-01T21:03:00Z">
          <w:pPr>
            <w:spacing w:after="150" w:line="265" w:lineRule="auto"/>
            <w:jc w:val="both"/>
          </w:pPr>
        </w:pPrChange>
      </w:pPr>
      <w:del w:id="702" w:author="Jakob Dumky" w:date="2019-12-01T20:59:00Z">
        <w:r w:rsidRPr="00616D2B" w:rsidDel="0094353B">
          <w:rPr>
            <w:rFonts w:ascii="Cambria" w:eastAsia="Cambria" w:hAnsi="Cambria" w:cs="Cambria"/>
            <w:color w:val="181717"/>
            <w:lang w:val="en-GB"/>
            <w:rPrChange w:id="703" w:author="Jakob Dumky" w:date="2019-12-01T21:03:00Z">
              <w:rPr>
                <w:rFonts w:ascii="Cambria" w:eastAsia="Cambria" w:hAnsi="Cambria" w:cs="Cambria"/>
                <w:color w:val="181717"/>
              </w:rPr>
            </w:rPrChange>
          </w:rPr>
          <w:delText>t</w:delText>
        </w:r>
      </w:del>
      <w:ins w:id="704" w:author="Jakob Dumky" w:date="2019-12-01T20:59:00Z">
        <w:r w:rsidR="0094353B">
          <w:rPr>
            <w:rFonts w:ascii="Cambria" w:eastAsia="Cambria" w:hAnsi="Cambria" w:cs="Cambria"/>
            <w:color w:val="181717"/>
            <w:lang w:val="en-GB"/>
          </w:rPr>
          <w:t>T</w:t>
        </w:r>
      </w:ins>
      <w:r w:rsidRPr="00616D2B">
        <w:rPr>
          <w:rFonts w:ascii="Cambria" w:eastAsia="Cambria" w:hAnsi="Cambria" w:cs="Cambria"/>
          <w:color w:val="181717"/>
          <w:lang w:val="en-GB"/>
          <w:rPrChange w:id="705" w:author="Jakob Dumky" w:date="2019-12-01T21:03:00Z">
            <w:rPr>
              <w:rFonts w:ascii="Cambria" w:eastAsia="Cambria" w:hAnsi="Cambria" w:cs="Cambria"/>
              <w:color w:val="181717"/>
            </w:rPr>
          </w:rPrChange>
        </w:rPr>
        <w:t>he information security policy</w:t>
      </w:r>
      <w:del w:id="706" w:author="Jakob Dumky" w:date="2019-12-01T20:59:00Z">
        <w:r w:rsidRPr="00616D2B" w:rsidDel="0094353B">
          <w:rPr>
            <w:rFonts w:ascii="Cambria" w:eastAsia="Cambria" w:hAnsi="Cambria" w:cs="Cambria"/>
            <w:color w:val="181717"/>
            <w:lang w:val="en-GB"/>
            <w:rPrChange w:id="707" w:author="Jakob Dumky" w:date="2019-12-01T21:03:00Z">
              <w:rPr>
                <w:rFonts w:ascii="Cambria" w:eastAsia="Cambria" w:hAnsi="Cambria" w:cs="Cambria"/>
                <w:color w:val="181717"/>
              </w:rPr>
            </w:rPrChange>
          </w:rPr>
          <w:delText>;</w:delText>
        </w:r>
      </w:del>
    </w:p>
    <w:p w14:paraId="6D40B94B" w14:textId="7314D212" w:rsidR="00A24F28" w:rsidRDefault="00A24F28">
      <w:pPr>
        <w:numPr>
          <w:ilvl w:val="0"/>
          <w:numId w:val="39"/>
        </w:numPr>
        <w:spacing w:after="150" w:line="265" w:lineRule="auto"/>
        <w:ind w:hanging="403"/>
        <w:jc w:val="both"/>
        <w:rPr>
          <w:ins w:id="708" w:author="Jakob Dumky" w:date="2019-12-01T21:00:00Z"/>
          <w:rFonts w:ascii="Cambria" w:eastAsia="Cambria" w:hAnsi="Cambria" w:cs="Cambria"/>
          <w:color w:val="181717"/>
          <w:lang w:val="en-GB"/>
        </w:rPr>
        <w:pPrChange w:id="709" w:author="Jakob Dumky" w:date="2019-12-01T21:03:00Z">
          <w:pPr>
            <w:spacing w:after="150" w:line="265" w:lineRule="auto"/>
            <w:jc w:val="both"/>
          </w:pPr>
        </w:pPrChange>
      </w:pPr>
      <w:ins w:id="710" w:author="Jakob Dumky" w:date="2019-12-01T21:00:00Z">
        <w:r>
          <w:rPr>
            <w:rFonts w:ascii="Cambria" w:eastAsia="Cambria" w:hAnsi="Cambria" w:cs="Cambria"/>
            <w:color w:val="181717"/>
            <w:lang w:val="en-GB"/>
          </w:rPr>
          <w:t xml:space="preserve">How they contribute to </w:t>
        </w:r>
        <w:r w:rsidR="00E567C9">
          <w:rPr>
            <w:rFonts w:ascii="Cambria" w:eastAsia="Cambria" w:hAnsi="Cambria" w:cs="Cambria"/>
            <w:color w:val="181717"/>
            <w:lang w:val="en-GB"/>
          </w:rPr>
          <w:t>information securit</w:t>
        </w:r>
        <w:r w:rsidR="003762A0">
          <w:rPr>
            <w:rFonts w:ascii="Cambria" w:eastAsia="Cambria" w:hAnsi="Cambria" w:cs="Cambria"/>
            <w:color w:val="181717"/>
            <w:lang w:val="en-GB"/>
          </w:rPr>
          <w:t>y</w:t>
        </w:r>
      </w:ins>
    </w:p>
    <w:p w14:paraId="00CBDEB3" w14:textId="44693651" w:rsidR="003762A0" w:rsidRDefault="003762A0">
      <w:pPr>
        <w:numPr>
          <w:ilvl w:val="0"/>
          <w:numId w:val="39"/>
        </w:numPr>
        <w:spacing w:after="150" w:line="265" w:lineRule="auto"/>
        <w:ind w:hanging="403"/>
        <w:jc w:val="both"/>
        <w:rPr>
          <w:ins w:id="711" w:author="Jakob Dumky" w:date="2019-12-01T21:01:00Z"/>
          <w:rFonts w:ascii="Cambria" w:eastAsia="Cambria" w:hAnsi="Cambria" w:cs="Cambria"/>
          <w:color w:val="181717"/>
          <w:lang w:val="en-GB"/>
        </w:rPr>
        <w:pPrChange w:id="712" w:author="Jakob Dumky" w:date="2019-12-01T21:03:00Z">
          <w:pPr>
            <w:spacing w:after="150" w:line="265" w:lineRule="auto"/>
            <w:jc w:val="both"/>
          </w:pPr>
        </w:pPrChange>
      </w:pPr>
      <w:ins w:id="713" w:author="Jakob Dumky" w:date="2019-12-01T21:01:00Z">
        <w:r>
          <w:rPr>
            <w:rFonts w:ascii="Cambria" w:eastAsia="Cambria" w:hAnsi="Cambria" w:cs="Cambria"/>
            <w:color w:val="181717"/>
            <w:lang w:val="en-GB"/>
          </w:rPr>
          <w:t>The benefits of effective information security</w:t>
        </w:r>
      </w:ins>
    </w:p>
    <w:p w14:paraId="1355901B" w14:textId="3D591E81" w:rsidR="000A4DB9" w:rsidRDefault="000A4DB9" w:rsidP="00616D2B">
      <w:pPr>
        <w:numPr>
          <w:ilvl w:val="0"/>
          <w:numId w:val="39"/>
        </w:numPr>
        <w:spacing w:after="150" w:line="265" w:lineRule="auto"/>
        <w:ind w:hanging="403"/>
        <w:jc w:val="both"/>
        <w:rPr>
          <w:ins w:id="714" w:author="Jakob Dumky" w:date="2019-12-01T21:03:00Z"/>
          <w:rFonts w:ascii="Cambria" w:eastAsia="Cambria" w:hAnsi="Cambria" w:cs="Cambria"/>
          <w:color w:val="181717"/>
          <w:lang w:val="en-GB"/>
        </w:rPr>
      </w:pPr>
      <w:ins w:id="715" w:author="Jakob Dumky" w:date="2019-12-01T21:01:00Z">
        <w:r>
          <w:rPr>
            <w:rFonts w:ascii="Cambria" w:eastAsia="Cambria" w:hAnsi="Cambria" w:cs="Cambria"/>
            <w:color w:val="181717"/>
            <w:lang w:val="en-GB"/>
          </w:rPr>
          <w:t>The cons</w:t>
        </w:r>
      </w:ins>
      <w:ins w:id="716" w:author="Jakob Dumky" w:date="2019-12-01T21:02:00Z">
        <w:r w:rsidR="00FA647B">
          <w:rPr>
            <w:rFonts w:ascii="Cambria" w:eastAsia="Cambria" w:hAnsi="Cambria" w:cs="Cambria"/>
            <w:color w:val="181717"/>
            <w:lang w:val="en-GB"/>
          </w:rPr>
          <w:t>equence of nonconformity</w:t>
        </w:r>
      </w:ins>
    </w:p>
    <w:p w14:paraId="1EF40F9C" w14:textId="77777777" w:rsidR="00D87A5C" w:rsidRDefault="00D87A5C">
      <w:pPr>
        <w:spacing w:after="150" w:line="265" w:lineRule="auto"/>
        <w:ind w:left="403"/>
        <w:jc w:val="both"/>
        <w:rPr>
          <w:ins w:id="717" w:author="Jakob Dumky" w:date="2019-12-01T21:01:00Z"/>
          <w:rFonts w:ascii="Cambria" w:eastAsia="Cambria" w:hAnsi="Cambria" w:cs="Cambria"/>
          <w:color w:val="181717"/>
          <w:lang w:val="en-GB"/>
        </w:rPr>
        <w:pPrChange w:id="718" w:author="Jakob Dumky" w:date="2019-12-01T21:03:00Z">
          <w:pPr>
            <w:spacing w:after="150" w:line="265" w:lineRule="auto"/>
            <w:jc w:val="both"/>
          </w:pPr>
        </w:pPrChange>
      </w:pPr>
    </w:p>
    <w:p w14:paraId="38CC5C6D" w14:textId="6F47932E" w:rsidR="003762A0" w:rsidDel="000A4DB9" w:rsidRDefault="003762A0" w:rsidP="003762A0">
      <w:pPr>
        <w:spacing w:after="289" w:line="265" w:lineRule="auto"/>
        <w:ind w:left="403"/>
        <w:jc w:val="both"/>
        <w:rPr>
          <w:del w:id="719" w:author="Jakob Dumky" w:date="2019-12-01T21:01:00Z"/>
          <w:lang w:val="en-GB"/>
        </w:rPr>
      </w:pPr>
    </w:p>
    <w:p w14:paraId="1F987E3A" w14:textId="6971DCF9" w:rsidR="00273F27" w:rsidDel="003762A0" w:rsidRDefault="00EF0474">
      <w:pPr>
        <w:spacing w:after="150" w:line="265" w:lineRule="auto"/>
        <w:ind w:left="403"/>
        <w:jc w:val="both"/>
        <w:rPr>
          <w:del w:id="720" w:author="Jakob Dumky" w:date="2019-12-01T21:01:00Z"/>
        </w:rPr>
        <w:pPrChange w:id="721" w:author="Jakob Dumky" w:date="2019-12-01T21:01:00Z">
          <w:pPr>
            <w:numPr>
              <w:numId w:val="14"/>
            </w:numPr>
            <w:spacing w:after="150" w:line="265" w:lineRule="auto"/>
            <w:ind w:left="403" w:hanging="403"/>
            <w:jc w:val="both"/>
          </w:pPr>
        </w:pPrChange>
      </w:pPr>
      <w:del w:id="722" w:author="Jakob Dumky" w:date="2019-12-01T21:01:00Z">
        <w:r w:rsidDel="003762A0">
          <w:rPr>
            <w:rFonts w:ascii="Cambria" w:eastAsia="Cambria" w:hAnsi="Cambria" w:cs="Cambria"/>
            <w:color w:val="181717"/>
          </w:rPr>
          <w:delText>their contribution to the effectiveness of the information security management system, including the benefits of improved information security performance; and</w:delText>
        </w:r>
      </w:del>
    </w:p>
    <w:p w14:paraId="382F2D3F" w14:textId="43660EF8" w:rsidR="00273F27" w:rsidDel="00D87A5C" w:rsidRDefault="00EF0474">
      <w:pPr>
        <w:spacing w:after="289" w:line="265" w:lineRule="auto"/>
        <w:ind w:left="403"/>
        <w:jc w:val="both"/>
        <w:rPr>
          <w:del w:id="723" w:author="Jakob Dumky" w:date="2019-12-01T21:03:00Z"/>
        </w:rPr>
        <w:pPrChange w:id="724" w:author="Jakob Dumky" w:date="2019-12-01T21:01:00Z">
          <w:pPr>
            <w:numPr>
              <w:numId w:val="14"/>
            </w:numPr>
            <w:spacing w:after="289" w:line="265" w:lineRule="auto"/>
            <w:ind w:left="403" w:hanging="403"/>
            <w:jc w:val="both"/>
          </w:pPr>
        </w:pPrChange>
      </w:pPr>
      <w:del w:id="725" w:author="Jakob Dumky" w:date="2019-12-01T21:03:00Z">
        <w:r w:rsidDel="00D87A5C">
          <w:rPr>
            <w:rFonts w:ascii="Cambria" w:eastAsia="Cambria" w:hAnsi="Cambria" w:cs="Cambria"/>
            <w:color w:val="181717"/>
          </w:rPr>
          <w:delText>the implications of not conforming with the information security management system requirements.</w:delText>
        </w:r>
      </w:del>
    </w:p>
    <w:p w14:paraId="04E789E1" w14:textId="77777777" w:rsidR="00273F27" w:rsidRDefault="00EF0474">
      <w:pPr>
        <w:pStyle w:val="Heading4"/>
        <w:tabs>
          <w:tab w:val="center" w:pos="761"/>
        </w:tabs>
        <w:ind w:left="-15" w:firstLine="0"/>
      </w:pPr>
      <w:r>
        <w:t xml:space="preserve">7.4 </w:t>
      </w:r>
      <w:r>
        <w:tab/>
        <w:t>Communication</w:t>
      </w:r>
    </w:p>
    <w:p w14:paraId="2B8C0CCE" w14:textId="6E78A1D1" w:rsidR="00241AD2" w:rsidRDefault="00D8294A">
      <w:pPr>
        <w:numPr>
          <w:ilvl w:val="0"/>
          <w:numId w:val="39"/>
        </w:numPr>
        <w:spacing w:after="150" w:line="265" w:lineRule="auto"/>
        <w:ind w:hanging="403"/>
        <w:jc w:val="both"/>
        <w:rPr>
          <w:ins w:id="726" w:author="Jakob Dumky" w:date="2019-12-01T21:06:00Z"/>
          <w:rFonts w:ascii="Cambria" w:eastAsia="Cambria" w:hAnsi="Cambria" w:cs="Cambria"/>
          <w:color w:val="181717"/>
          <w:lang w:val="en-GB"/>
        </w:rPr>
        <w:pPrChange w:id="727" w:author="Jakob Dumky" w:date="2019-12-01T21:07:00Z">
          <w:pPr>
            <w:spacing w:after="150" w:line="265" w:lineRule="auto"/>
            <w:ind w:left="-5" w:hanging="10"/>
            <w:jc w:val="both"/>
          </w:pPr>
        </w:pPrChange>
      </w:pPr>
      <w:ins w:id="728" w:author="Jakob Dumky" w:date="2019-12-01T21:06:00Z">
        <w:r>
          <w:rPr>
            <w:rFonts w:ascii="Cambria" w:eastAsia="Cambria" w:hAnsi="Cambria" w:cs="Cambria"/>
            <w:color w:val="181717"/>
            <w:lang w:val="en-GB"/>
          </w:rPr>
          <w:t>Plan internal communication</w:t>
        </w:r>
      </w:ins>
    </w:p>
    <w:p w14:paraId="24E4BBA6" w14:textId="37B3F99E" w:rsidR="00D8294A" w:rsidRDefault="00D8294A">
      <w:pPr>
        <w:numPr>
          <w:ilvl w:val="0"/>
          <w:numId w:val="39"/>
        </w:numPr>
        <w:spacing w:after="150" w:line="265" w:lineRule="auto"/>
        <w:ind w:hanging="403"/>
        <w:jc w:val="both"/>
        <w:rPr>
          <w:ins w:id="729" w:author="Jakob Dumky" w:date="2019-12-01T21:05:00Z"/>
          <w:rFonts w:ascii="Cambria" w:eastAsia="Cambria" w:hAnsi="Cambria" w:cs="Cambria"/>
          <w:color w:val="181717"/>
          <w:lang w:val="en-GB"/>
        </w:rPr>
        <w:pPrChange w:id="730" w:author="Jakob Dumky" w:date="2019-12-01T21:07:00Z">
          <w:pPr>
            <w:spacing w:after="150" w:line="265" w:lineRule="auto"/>
            <w:ind w:left="-5" w:hanging="10"/>
            <w:jc w:val="both"/>
          </w:pPr>
        </w:pPrChange>
      </w:pPr>
      <w:ins w:id="731" w:author="Jakob Dumky" w:date="2019-12-01T21:06:00Z">
        <w:r>
          <w:rPr>
            <w:rFonts w:ascii="Cambria" w:eastAsia="Cambria" w:hAnsi="Cambria" w:cs="Cambria"/>
            <w:color w:val="181717"/>
            <w:lang w:val="en-GB"/>
          </w:rPr>
          <w:t>Plan external communication</w:t>
        </w:r>
      </w:ins>
    </w:p>
    <w:p w14:paraId="41A134DC" w14:textId="66E43AD2" w:rsidR="00273F27" w:rsidRPr="00314E44" w:rsidDel="00D8294A" w:rsidRDefault="00EF0474">
      <w:pPr>
        <w:numPr>
          <w:ilvl w:val="0"/>
          <w:numId w:val="39"/>
        </w:numPr>
        <w:spacing w:after="150" w:line="265" w:lineRule="auto"/>
        <w:ind w:hanging="403"/>
        <w:jc w:val="both"/>
        <w:rPr>
          <w:del w:id="732" w:author="Jakob Dumky" w:date="2019-12-01T21:06:00Z"/>
          <w:rFonts w:ascii="Cambria" w:eastAsia="Cambria" w:hAnsi="Cambria" w:cs="Cambria"/>
          <w:color w:val="181717"/>
          <w:lang w:val="en-GB"/>
          <w:rPrChange w:id="733" w:author="Jakob Dumky" w:date="2019-12-01T21:07:00Z">
            <w:rPr>
              <w:del w:id="734" w:author="Jakob Dumky" w:date="2019-12-01T21:06:00Z"/>
            </w:rPr>
          </w:rPrChange>
        </w:rPr>
        <w:pPrChange w:id="735" w:author="Jakob Dumky" w:date="2019-12-01T21:07:00Z">
          <w:pPr>
            <w:spacing w:after="150" w:line="265" w:lineRule="auto"/>
            <w:ind w:left="-5" w:hanging="10"/>
            <w:jc w:val="both"/>
          </w:pPr>
        </w:pPrChange>
      </w:pPr>
      <w:del w:id="736" w:author="Jakob Dumky" w:date="2019-12-01T21:06:00Z">
        <w:r w:rsidRPr="00314E44" w:rsidDel="00D8294A">
          <w:rPr>
            <w:rFonts w:ascii="Cambria" w:eastAsia="Cambria" w:hAnsi="Cambria" w:cs="Cambria"/>
            <w:color w:val="181717"/>
            <w:lang w:val="en-GB"/>
            <w:rPrChange w:id="737" w:author="Jakob Dumky" w:date="2019-12-01T21:07:00Z">
              <w:rPr>
                <w:rFonts w:ascii="Cambria" w:eastAsia="Cambria" w:hAnsi="Cambria" w:cs="Cambria"/>
                <w:color w:val="181717"/>
              </w:rPr>
            </w:rPrChange>
          </w:rPr>
          <w:delText>The organization shall determine the need for internal and external communications relevant to the information security management system including:</w:delText>
        </w:r>
      </w:del>
    </w:p>
    <w:p w14:paraId="6075B7A2" w14:textId="073AE85E" w:rsidR="00273F27" w:rsidRPr="00314E44" w:rsidRDefault="00EF0474">
      <w:pPr>
        <w:numPr>
          <w:ilvl w:val="0"/>
          <w:numId w:val="39"/>
        </w:numPr>
        <w:spacing w:after="150" w:line="265" w:lineRule="auto"/>
        <w:ind w:hanging="403"/>
        <w:jc w:val="both"/>
        <w:rPr>
          <w:rFonts w:ascii="Cambria" w:eastAsia="Cambria" w:hAnsi="Cambria" w:cs="Cambria"/>
          <w:color w:val="181717"/>
          <w:lang w:val="en-GB"/>
          <w:rPrChange w:id="738" w:author="Jakob Dumky" w:date="2019-12-01T21:07:00Z">
            <w:rPr/>
          </w:rPrChange>
        </w:rPr>
        <w:pPrChange w:id="739" w:author="Jakob Dumky" w:date="2019-12-01T21:07:00Z">
          <w:pPr>
            <w:numPr>
              <w:numId w:val="15"/>
            </w:numPr>
            <w:spacing w:after="150" w:line="265" w:lineRule="auto"/>
            <w:ind w:left="403" w:hanging="403"/>
            <w:jc w:val="both"/>
          </w:pPr>
        </w:pPrChange>
      </w:pPr>
      <w:del w:id="740" w:author="Jakob Dumky" w:date="2019-12-01T21:06:00Z">
        <w:r w:rsidRPr="00314E44" w:rsidDel="00D8294A">
          <w:rPr>
            <w:rFonts w:ascii="Cambria" w:eastAsia="Cambria" w:hAnsi="Cambria" w:cs="Cambria"/>
            <w:color w:val="181717"/>
            <w:lang w:val="en-GB"/>
            <w:rPrChange w:id="741" w:author="Jakob Dumky" w:date="2019-12-01T21:07:00Z">
              <w:rPr>
                <w:rFonts w:ascii="Cambria" w:eastAsia="Cambria" w:hAnsi="Cambria" w:cs="Cambria"/>
                <w:color w:val="181717"/>
              </w:rPr>
            </w:rPrChange>
          </w:rPr>
          <w:delText xml:space="preserve">on </w:delText>
        </w:r>
      </w:del>
      <w:r w:rsidRPr="00314E44">
        <w:rPr>
          <w:rFonts w:ascii="Cambria" w:eastAsia="Cambria" w:hAnsi="Cambria" w:cs="Cambria"/>
          <w:color w:val="181717"/>
          <w:lang w:val="en-GB"/>
          <w:rPrChange w:id="742" w:author="Jakob Dumky" w:date="2019-12-01T21:07:00Z">
            <w:rPr>
              <w:rFonts w:ascii="Cambria" w:eastAsia="Cambria" w:hAnsi="Cambria" w:cs="Cambria"/>
              <w:color w:val="181717"/>
            </w:rPr>
          </w:rPrChange>
        </w:rPr>
        <w:t>what to communicate</w:t>
      </w:r>
      <w:del w:id="743" w:author="Jakob Dumky" w:date="2019-12-01T21:06:00Z">
        <w:r w:rsidRPr="00314E44" w:rsidDel="005D4649">
          <w:rPr>
            <w:rFonts w:ascii="Cambria" w:eastAsia="Cambria" w:hAnsi="Cambria" w:cs="Cambria"/>
            <w:color w:val="181717"/>
            <w:lang w:val="en-GB"/>
            <w:rPrChange w:id="744" w:author="Jakob Dumky" w:date="2019-12-01T21:07:00Z">
              <w:rPr>
                <w:rFonts w:ascii="Cambria" w:eastAsia="Cambria" w:hAnsi="Cambria" w:cs="Cambria"/>
                <w:color w:val="181717"/>
              </w:rPr>
            </w:rPrChange>
          </w:rPr>
          <w:delText>;</w:delText>
        </w:r>
      </w:del>
    </w:p>
    <w:p w14:paraId="1F12A848" w14:textId="4435D005" w:rsidR="00273F27" w:rsidRPr="00314E44" w:rsidRDefault="00EF0474">
      <w:pPr>
        <w:numPr>
          <w:ilvl w:val="0"/>
          <w:numId w:val="39"/>
        </w:numPr>
        <w:spacing w:after="150" w:line="265" w:lineRule="auto"/>
        <w:ind w:hanging="403"/>
        <w:jc w:val="both"/>
        <w:rPr>
          <w:rFonts w:ascii="Cambria" w:eastAsia="Cambria" w:hAnsi="Cambria" w:cs="Cambria"/>
          <w:color w:val="181717"/>
          <w:lang w:val="en-GB"/>
          <w:rPrChange w:id="745" w:author="Jakob Dumky" w:date="2019-12-01T21:07:00Z">
            <w:rPr/>
          </w:rPrChange>
        </w:rPr>
        <w:pPrChange w:id="746" w:author="Jakob Dumky" w:date="2019-12-01T21:07:00Z">
          <w:pPr>
            <w:numPr>
              <w:numId w:val="15"/>
            </w:numPr>
            <w:spacing w:after="150" w:line="265" w:lineRule="auto"/>
            <w:ind w:left="403" w:hanging="403"/>
            <w:jc w:val="both"/>
          </w:pPr>
        </w:pPrChange>
      </w:pPr>
      <w:r w:rsidRPr="00314E44">
        <w:rPr>
          <w:rFonts w:ascii="Cambria" w:eastAsia="Cambria" w:hAnsi="Cambria" w:cs="Cambria"/>
          <w:color w:val="181717"/>
          <w:lang w:val="en-GB"/>
          <w:rPrChange w:id="747" w:author="Jakob Dumky" w:date="2019-12-01T21:07:00Z">
            <w:rPr>
              <w:rFonts w:ascii="Cambria" w:eastAsia="Cambria" w:hAnsi="Cambria" w:cs="Cambria"/>
              <w:color w:val="181717"/>
            </w:rPr>
          </w:rPrChange>
        </w:rPr>
        <w:t>when to communicate</w:t>
      </w:r>
      <w:del w:id="748" w:author="Jakob Dumky" w:date="2019-12-01T21:06:00Z">
        <w:r w:rsidRPr="00314E44" w:rsidDel="005D4649">
          <w:rPr>
            <w:rFonts w:ascii="Cambria" w:eastAsia="Cambria" w:hAnsi="Cambria" w:cs="Cambria"/>
            <w:color w:val="181717"/>
            <w:lang w:val="en-GB"/>
            <w:rPrChange w:id="749" w:author="Jakob Dumky" w:date="2019-12-01T21:07:00Z">
              <w:rPr>
                <w:rFonts w:ascii="Cambria" w:eastAsia="Cambria" w:hAnsi="Cambria" w:cs="Cambria"/>
                <w:color w:val="181717"/>
              </w:rPr>
            </w:rPrChange>
          </w:rPr>
          <w:delText>;</w:delText>
        </w:r>
      </w:del>
    </w:p>
    <w:p w14:paraId="29CE913F" w14:textId="32AAF2CD" w:rsidR="00273F27" w:rsidRPr="00314E44" w:rsidDel="005D4649" w:rsidRDefault="00EF0474">
      <w:pPr>
        <w:numPr>
          <w:ilvl w:val="0"/>
          <w:numId w:val="39"/>
        </w:numPr>
        <w:spacing w:after="150" w:line="265" w:lineRule="auto"/>
        <w:ind w:hanging="403"/>
        <w:jc w:val="both"/>
        <w:rPr>
          <w:del w:id="750" w:author="Jakob Dumky" w:date="2019-12-01T21:06:00Z"/>
          <w:rFonts w:ascii="Cambria" w:eastAsia="Cambria" w:hAnsi="Cambria" w:cs="Cambria"/>
          <w:color w:val="181717"/>
          <w:lang w:val="en-GB"/>
          <w:rPrChange w:id="751" w:author="Jakob Dumky" w:date="2019-12-01T21:07:00Z">
            <w:rPr>
              <w:del w:id="752" w:author="Jakob Dumky" w:date="2019-12-01T21:06:00Z"/>
              <w:rFonts w:ascii="Cambria" w:eastAsia="Cambria" w:hAnsi="Cambria" w:cs="Cambria"/>
              <w:color w:val="181717"/>
            </w:rPr>
          </w:rPrChange>
        </w:rPr>
        <w:pPrChange w:id="753" w:author="Jakob Dumky" w:date="2019-12-01T21:07:00Z">
          <w:pPr>
            <w:spacing w:after="150" w:line="265" w:lineRule="auto"/>
            <w:jc w:val="both"/>
          </w:pPr>
        </w:pPrChange>
      </w:pPr>
      <w:del w:id="754" w:author="Jakob Dumky" w:date="2019-12-01T21:06:00Z">
        <w:r w:rsidRPr="00314E44" w:rsidDel="00D8294A">
          <w:rPr>
            <w:rFonts w:ascii="Cambria" w:eastAsia="Cambria" w:hAnsi="Cambria" w:cs="Cambria"/>
            <w:color w:val="181717"/>
            <w:lang w:val="en-GB"/>
            <w:rPrChange w:id="755" w:author="Jakob Dumky" w:date="2019-12-01T21:07:00Z">
              <w:rPr>
                <w:rFonts w:ascii="Cambria" w:eastAsia="Cambria" w:hAnsi="Cambria" w:cs="Cambria"/>
                <w:color w:val="181717"/>
              </w:rPr>
            </w:rPrChange>
          </w:rPr>
          <w:delText>with</w:delText>
        </w:r>
      </w:del>
      <w:ins w:id="756" w:author="Jakob Dumky" w:date="2019-12-01T21:06:00Z">
        <w:r w:rsidR="005D4649">
          <w:rPr>
            <w:rFonts w:ascii="Cambria" w:eastAsia="Cambria" w:hAnsi="Cambria" w:cs="Cambria"/>
            <w:color w:val="181717"/>
            <w:lang w:val="en-GB"/>
          </w:rPr>
          <w:t>with</w:t>
        </w:r>
      </w:ins>
      <w:r w:rsidRPr="00314E44">
        <w:rPr>
          <w:rFonts w:ascii="Cambria" w:eastAsia="Cambria" w:hAnsi="Cambria" w:cs="Cambria"/>
          <w:color w:val="181717"/>
          <w:lang w:val="en-GB"/>
          <w:rPrChange w:id="757" w:author="Jakob Dumky" w:date="2019-12-01T21:07:00Z">
            <w:rPr>
              <w:rFonts w:ascii="Cambria" w:eastAsia="Cambria" w:hAnsi="Cambria" w:cs="Cambria"/>
              <w:color w:val="181717"/>
            </w:rPr>
          </w:rPrChange>
        </w:rPr>
        <w:t xml:space="preserve"> whom to communicate</w:t>
      </w:r>
      <w:del w:id="758" w:author="Jakob Dumky" w:date="2019-12-01T21:06:00Z">
        <w:r w:rsidRPr="00314E44" w:rsidDel="005D4649">
          <w:rPr>
            <w:rFonts w:ascii="Cambria" w:eastAsia="Cambria" w:hAnsi="Cambria" w:cs="Cambria"/>
            <w:color w:val="181717"/>
            <w:lang w:val="en-GB"/>
            <w:rPrChange w:id="759" w:author="Jakob Dumky" w:date="2019-12-01T21:07:00Z">
              <w:rPr>
                <w:rFonts w:ascii="Cambria" w:eastAsia="Cambria" w:hAnsi="Cambria" w:cs="Cambria"/>
                <w:color w:val="181717"/>
              </w:rPr>
            </w:rPrChange>
          </w:rPr>
          <w:delText>;</w:delText>
        </w:r>
      </w:del>
    </w:p>
    <w:p w14:paraId="63315F8A" w14:textId="77777777" w:rsidR="005D4649" w:rsidRPr="00314E44" w:rsidRDefault="005D4649">
      <w:pPr>
        <w:numPr>
          <w:ilvl w:val="0"/>
          <w:numId w:val="39"/>
        </w:numPr>
        <w:spacing w:after="150" w:line="265" w:lineRule="auto"/>
        <w:ind w:hanging="403"/>
        <w:jc w:val="both"/>
        <w:rPr>
          <w:ins w:id="760" w:author="Jakob Dumky" w:date="2019-12-01T21:06:00Z"/>
          <w:rFonts w:ascii="Cambria" w:eastAsia="Cambria" w:hAnsi="Cambria" w:cs="Cambria"/>
          <w:color w:val="181717"/>
          <w:lang w:val="en-GB"/>
          <w:rPrChange w:id="761" w:author="Jakob Dumky" w:date="2019-12-01T21:07:00Z">
            <w:rPr>
              <w:ins w:id="762" w:author="Jakob Dumky" w:date="2019-12-01T21:06:00Z"/>
            </w:rPr>
          </w:rPrChange>
        </w:rPr>
        <w:pPrChange w:id="763" w:author="Jakob Dumky" w:date="2019-12-01T21:07:00Z">
          <w:pPr>
            <w:numPr>
              <w:numId w:val="15"/>
            </w:numPr>
            <w:spacing w:after="150" w:line="265" w:lineRule="auto"/>
            <w:ind w:left="403" w:hanging="403"/>
            <w:jc w:val="both"/>
          </w:pPr>
        </w:pPrChange>
      </w:pPr>
    </w:p>
    <w:p w14:paraId="74A6F57A" w14:textId="14CF24E7" w:rsidR="00273F27" w:rsidDel="00314E44" w:rsidRDefault="00EF0474">
      <w:pPr>
        <w:numPr>
          <w:ilvl w:val="0"/>
          <w:numId w:val="39"/>
        </w:numPr>
        <w:spacing w:after="150" w:line="265" w:lineRule="auto"/>
        <w:ind w:hanging="403"/>
        <w:jc w:val="both"/>
        <w:rPr>
          <w:del w:id="764" w:author="Jakob Dumky" w:date="2019-12-01T21:07:00Z"/>
        </w:rPr>
        <w:pPrChange w:id="765" w:author="Jakob Dumky" w:date="2019-12-01T21:07:00Z">
          <w:pPr>
            <w:numPr>
              <w:numId w:val="15"/>
            </w:numPr>
            <w:spacing w:after="150" w:line="265" w:lineRule="auto"/>
            <w:ind w:left="403" w:hanging="403"/>
            <w:jc w:val="both"/>
          </w:pPr>
        </w:pPrChange>
      </w:pPr>
      <w:r w:rsidRPr="00314E44">
        <w:rPr>
          <w:rFonts w:ascii="Cambria" w:eastAsia="Cambria" w:hAnsi="Cambria" w:cs="Cambria"/>
          <w:color w:val="181717"/>
          <w:lang w:val="en-GB"/>
          <w:rPrChange w:id="766" w:author="Jakob Dumky" w:date="2019-12-01T21:07:00Z">
            <w:rPr>
              <w:rFonts w:ascii="Cambria" w:eastAsia="Cambria" w:hAnsi="Cambria" w:cs="Cambria"/>
              <w:color w:val="181717"/>
            </w:rPr>
          </w:rPrChange>
        </w:rPr>
        <w:lastRenderedPageBreak/>
        <w:t>who shall communicate</w:t>
      </w:r>
      <w:del w:id="767" w:author="Jakob Dumky" w:date="2019-12-01T21:06:00Z">
        <w:r w:rsidDel="005D4649">
          <w:rPr>
            <w:rFonts w:ascii="Cambria" w:eastAsia="Cambria" w:hAnsi="Cambria" w:cs="Cambria"/>
            <w:color w:val="181717"/>
          </w:rPr>
          <w:delText>; and</w:delText>
        </w:r>
      </w:del>
    </w:p>
    <w:p w14:paraId="4424301F" w14:textId="69C7725B" w:rsidR="00273F27" w:rsidDel="00314E44" w:rsidRDefault="00EF0474">
      <w:pPr>
        <w:pStyle w:val="Heading4"/>
        <w:tabs>
          <w:tab w:val="center" w:pos="1281"/>
        </w:tabs>
        <w:spacing w:after="150" w:line="265" w:lineRule="auto"/>
        <w:ind w:left="-15" w:firstLine="0"/>
        <w:jc w:val="both"/>
        <w:rPr>
          <w:del w:id="768" w:author="Jakob Dumky" w:date="2019-12-01T21:07:00Z"/>
          <w:lang w:val="en-GB"/>
        </w:rPr>
        <w:pPrChange w:id="769" w:author="Jakob Dumky" w:date="2019-12-01T21:07:00Z">
          <w:pPr>
            <w:pStyle w:val="Heading4"/>
            <w:tabs>
              <w:tab w:val="center" w:pos="1281"/>
            </w:tabs>
            <w:spacing w:after="261"/>
            <w:ind w:left="-15" w:firstLine="0"/>
          </w:pPr>
        </w:pPrChange>
      </w:pPr>
      <w:del w:id="770" w:author="Jakob Dumky" w:date="2019-12-01T21:07:00Z">
        <w:r w:rsidDel="00314E44">
          <w:delText>the processes by which communication shall be effected.</w:delText>
        </w:r>
      </w:del>
    </w:p>
    <w:p w14:paraId="53202F9B" w14:textId="77777777" w:rsidR="00314E44" w:rsidRPr="00314E44" w:rsidRDefault="00314E44">
      <w:pPr>
        <w:rPr>
          <w:ins w:id="771" w:author="Jakob Dumky" w:date="2019-12-01T21:07:00Z"/>
          <w:lang w:val="en-GB"/>
          <w:rPrChange w:id="772" w:author="Jakob Dumky" w:date="2019-12-01T21:07:00Z">
            <w:rPr>
              <w:ins w:id="773" w:author="Jakob Dumky" w:date="2019-12-01T21:07:00Z"/>
            </w:rPr>
          </w:rPrChange>
        </w:rPr>
        <w:pPrChange w:id="774" w:author="Jakob Dumky" w:date="2019-12-01T21:07:00Z">
          <w:pPr>
            <w:numPr>
              <w:numId w:val="15"/>
            </w:numPr>
            <w:spacing w:after="289" w:line="265" w:lineRule="auto"/>
            <w:ind w:left="403" w:hanging="403"/>
            <w:jc w:val="both"/>
          </w:pPr>
        </w:pPrChange>
      </w:pPr>
    </w:p>
    <w:p w14:paraId="3B56F732" w14:textId="77777777" w:rsidR="00273F27" w:rsidRDefault="00EF0474">
      <w:pPr>
        <w:pStyle w:val="Heading4"/>
        <w:tabs>
          <w:tab w:val="center" w:pos="1281"/>
        </w:tabs>
        <w:spacing w:after="261"/>
        <w:ind w:left="-15" w:firstLine="0"/>
      </w:pPr>
      <w:r>
        <w:t xml:space="preserve">7.5 </w:t>
      </w:r>
      <w:r>
        <w:tab/>
        <w:t>Documented information</w:t>
      </w:r>
    </w:p>
    <w:p w14:paraId="1255FC27" w14:textId="77777777" w:rsidR="00273F27" w:rsidRDefault="00EF0474">
      <w:pPr>
        <w:pStyle w:val="Heading5"/>
        <w:tabs>
          <w:tab w:val="center" w:pos="453"/>
        </w:tabs>
        <w:ind w:left="-15" w:firstLine="0"/>
      </w:pPr>
      <w:r>
        <w:t xml:space="preserve">7.5.1 </w:t>
      </w:r>
      <w:r>
        <w:tab/>
        <w:t>General</w:t>
      </w:r>
    </w:p>
    <w:p w14:paraId="29F7D8F9" w14:textId="53EFE257" w:rsidR="009A51A4" w:rsidRDefault="00B66E14">
      <w:pPr>
        <w:spacing w:after="150" w:line="265" w:lineRule="auto"/>
        <w:ind w:left="-5" w:hanging="10"/>
        <w:jc w:val="both"/>
        <w:rPr>
          <w:ins w:id="775" w:author="Jakob Dumky" w:date="2019-12-05T11:11:00Z"/>
          <w:rFonts w:ascii="Cambria" w:eastAsia="Cambria" w:hAnsi="Cambria" w:cs="Cambria"/>
          <w:color w:val="181717"/>
          <w:lang w:val="en-GB"/>
        </w:rPr>
      </w:pPr>
      <w:ins w:id="776" w:author="Jakob Dumky" w:date="2019-12-05T11:11:00Z">
        <w:r>
          <w:rPr>
            <w:rFonts w:ascii="Cambria" w:eastAsia="Cambria" w:hAnsi="Cambria" w:cs="Cambria"/>
            <w:color w:val="181717"/>
            <w:lang w:val="en-GB"/>
          </w:rPr>
          <w:t>Documented information required by this standard</w:t>
        </w:r>
      </w:ins>
    </w:p>
    <w:p w14:paraId="34CB03AA" w14:textId="71F191AA" w:rsidR="00B66E14" w:rsidRDefault="00B66E14">
      <w:pPr>
        <w:spacing w:after="150" w:line="265" w:lineRule="auto"/>
        <w:ind w:left="-5" w:hanging="10"/>
        <w:jc w:val="both"/>
        <w:rPr>
          <w:ins w:id="777" w:author="Jakob Dumky" w:date="2019-12-05T11:12:00Z"/>
          <w:rFonts w:ascii="Cambria" w:eastAsia="Cambria" w:hAnsi="Cambria" w:cs="Cambria"/>
          <w:color w:val="181717"/>
          <w:lang w:val="en-GB"/>
        </w:rPr>
      </w:pPr>
      <w:ins w:id="778" w:author="Jakob Dumky" w:date="2019-12-05T11:11:00Z">
        <w:r>
          <w:rPr>
            <w:rFonts w:ascii="Cambria" w:eastAsia="Cambria" w:hAnsi="Cambria" w:cs="Cambria"/>
            <w:color w:val="181717"/>
            <w:lang w:val="en-GB"/>
          </w:rPr>
          <w:t xml:space="preserve">Documented information </w:t>
        </w:r>
        <w:r w:rsidR="00405CEF">
          <w:rPr>
            <w:rFonts w:ascii="Cambria" w:eastAsia="Cambria" w:hAnsi="Cambria" w:cs="Cambria"/>
            <w:color w:val="181717"/>
            <w:lang w:val="en-GB"/>
          </w:rPr>
          <w:t xml:space="preserve">needed for effectiveness of </w:t>
        </w:r>
      </w:ins>
      <w:ins w:id="779" w:author="Jakob Dumky" w:date="2019-12-05T11:12:00Z">
        <w:r w:rsidR="00405CEF">
          <w:rPr>
            <w:rFonts w:ascii="Cambria" w:eastAsia="Cambria" w:hAnsi="Cambria" w:cs="Cambria"/>
            <w:color w:val="181717"/>
            <w:lang w:val="en-GB"/>
          </w:rPr>
          <w:t>the ISMS</w:t>
        </w:r>
      </w:ins>
    </w:p>
    <w:p w14:paraId="5B6E1C78" w14:textId="77777777" w:rsidR="00405CEF" w:rsidRDefault="00405CEF">
      <w:pPr>
        <w:spacing w:after="150" w:line="265" w:lineRule="auto"/>
        <w:ind w:left="-5" w:hanging="10"/>
        <w:jc w:val="both"/>
        <w:rPr>
          <w:ins w:id="780" w:author="Jakob Dumky" w:date="2019-12-05T11:12:00Z"/>
          <w:rFonts w:ascii="Cambria" w:eastAsia="Cambria" w:hAnsi="Cambria" w:cs="Cambria"/>
          <w:color w:val="181717"/>
          <w:lang w:val="en-GB"/>
        </w:rPr>
      </w:pPr>
    </w:p>
    <w:p w14:paraId="07B7267C" w14:textId="11A40E8B" w:rsidR="00273F27" w:rsidDel="00405CEF" w:rsidRDefault="00EF0474">
      <w:pPr>
        <w:spacing w:after="150" w:line="265" w:lineRule="auto"/>
        <w:ind w:left="-5" w:hanging="10"/>
        <w:jc w:val="both"/>
        <w:rPr>
          <w:del w:id="781" w:author="Jakob Dumky" w:date="2019-12-05T11:12:00Z"/>
        </w:rPr>
      </w:pPr>
      <w:del w:id="782" w:author="Jakob Dumky" w:date="2019-12-05T11:12:00Z">
        <w:r w:rsidDel="00405CEF">
          <w:rPr>
            <w:rFonts w:ascii="Cambria" w:eastAsia="Cambria" w:hAnsi="Cambria" w:cs="Cambria"/>
            <w:color w:val="181717"/>
          </w:rPr>
          <w:delText>The organization’s information security management system shall include:</w:delText>
        </w:r>
      </w:del>
    </w:p>
    <w:p w14:paraId="184C0D02" w14:textId="29AAD0C2" w:rsidR="00273F27" w:rsidDel="00405CEF" w:rsidRDefault="00EF0474">
      <w:pPr>
        <w:numPr>
          <w:ilvl w:val="0"/>
          <w:numId w:val="16"/>
        </w:numPr>
        <w:spacing w:after="150" w:line="265" w:lineRule="auto"/>
        <w:ind w:hanging="403"/>
        <w:jc w:val="both"/>
        <w:rPr>
          <w:del w:id="783" w:author="Jakob Dumky" w:date="2019-12-05T11:12:00Z"/>
        </w:rPr>
      </w:pPr>
      <w:del w:id="784" w:author="Jakob Dumky" w:date="2019-12-05T11:12:00Z">
        <w:r w:rsidDel="00405CEF">
          <w:rPr>
            <w:rFonts w:ascii="Cambria" w:eastAsia="Cambria" w:hAnsi="Cambria" w:cs="Cambria"/>
            <w:color w:val="181717"/>
          </w:rPr>
          <w:delText>documented information required by this International Standard; and</w:delText>
        </w:r>
      </w:del>
    </w:p>
    <w:p w14:paraId="389BD4C7" w14:textId="327C7E75" w:rsidR="00273F27" w:rsidDel="00405CEF" w:rsidRDefault="00EF0474">
      <w:pPr>
        <w:numPr>
          <w:ilvl w:val="0"/>
          <w:numId w:val="16"/>
        </w:numPr>
        <w:spacing w:after="150" w:line="265" w:lineRule="auto"/>
        <w:ind w:hanging="403"/>
        <w:jc w:val="both"/>
        <w:rPr>
          <w:del w:id="785" w:author="Jakob Dumky" w:date="2019-12-05T11:12:00Z"/>
        </w:rPr>
      </w:pPr>
      <w:del w:id="786" w:author="Jakob Dumky" w:date="2019-12-05T11:12:00Z">
        <w:r w:rsidDel="00405CEF">
          <w:rPr>
            <w:rFonts w:ascii="Cambria" w:eastAsia="Cambria" w:hAnsi="Cambria" w:cs="Cambria"/>
            <w:color w:val="181717"/>
          </w:rPr>
          <w:delText>documented information determined by the organization as being necessary for the effectiveness of the information security management system.</w:delText>
        </w:r>
      </w:del>
    </w:p>
    <w:p w14:paraId="4D3EA1F8" w14:textId="79866B23" w:rsidR="00273F27" w:rsidDel="00405CEF" w:rsidRDefault="00EF0474">
      <w:pPr>
        <w:spacing w:after="207" w:line="220" w:lineRule="auto"/>
        <w:ind w:left="-5" w:hanging="10"/>
        <w:rPr>
          <w:del w:id="787" w:author="Jakob Dumky" w:date="2019-12-05T11:12:00Z"/>
        </w:rPr>
      </w:pPr>
      <w:del w:id="788" w:author="Jakob Dumky" w:date="2019-12-05T11:12:00Z">
        <w:r w:rsidDel="00405CEF">
          <w:rPr>
            <w:rFonts w:ascii="Cambria" w:eastAsia="Cambria" w:hAnsi="Cambria" w:cs="Cambria"/>
            <w:color w:val="181717"/>
            <w:sz w:val="20"/>
          </w:rPr>
          <w:delText>NOTE The extent of documented information for an information security management system can differ from one organization to another due to:</w:delText>
        </w:r>
      </w:del>
    </w:p>
    <w:p w14:paraId="76D89277" w14:textId="21151A11" w:rsidR="00273F27" w:rsidDel="00405CEF" w:rsidRDefault="00EF0474">
      <w:pPr>
        <w:numPr>
          <w:ilvl w:val="0"/>
          <w:numId w:val="17"/>
        </w:numPr>
        <w:spacing w:after="207" w:line="220" w:lineRule="auto"/>
        <w:ind w:right="2228" w:hanging="403"/>
        <w:rPr>
          <w:del w:id="789" w:author="Jakob Dumky" w:date="2019-12-05T11:12:00Z"/>
        </w:rPr>
      </w:pPr>
      <w:del w:id="790" w:author="Jakob Dumky" w:date="2019-12-05T11:12:00Z">
        <w:r w:rsidDel="00405CEF">
          <w:rPr>
            <w:rFonts w:ascii="Cambria" w:eastAsia="Cambria" w:hAnsi="Cambria" w:cs="Cambria"/>
            <w:color w:val="181717"/>
            <w:sz w:val="20"/>
          </w:rPr>
          <w:delText>the size of organization and its type of activities, processes, products and services;</w:delText>
        </w:r>
      </w:del>
    </w:p>
    <w:p w14:paraId="6D77C43B" w14:textId="26D5C4F4" w:rsidR="00273F27" w:rsidDel="00405CEF" w:rsidRDefault="00EF0474">
      <w:pPr>
        <w:numPr>
          <w:ilvl w:val="0"/>
          <w:numId w:val="17"/>
        </w:numPr>
        <w:spacing w:after="136" w:line="423" w:lineRule="auto"/>
        <w:ind w:right="2228" w:hanging="403"/>
        <w:rPr>
          <w:del w:id="791" w:author="Jakob Dumky" w:date="2019-12-05T11:12:00Z"/>
        </w:rPr>
      </w:pPr>
      <w:del w:id="792" w:author="Jakob Dumky" w:date="2019-12-05T11:12:00Z">
        <w:r w:rsidDel="00405CEF">
          <w:rPr>
            <w:rFonts w:ascii="Cambria" w:eastAsia="Cambria" w:hAnsi="Cambria" w:cs="Cambria"/>
            <w:color w:val="181717"/>
            <w:sz w:val="20"/>
          </w:rPr>
          <w:delText xml:space="preserve">the complexity of processes and their interactions; and 3) </w:delText>
        </w:r>
        <w:r w:rsidDel="00405CEF">
          <w:rPr>
            <w:rFonts w:ascii="Cambria" w:eastAsia="Cambria" w:hAnsi="Cambria" w:cs="Cambria"/>
            <w:color w:val="181717"/>
            <w:sz w:val="20"/>
          </w:rPr>
          <w:tab/>
          <w:delText>the competence of persons.</w:delText>
        </w:r>
      </w:del>
    </w:p>
    <w:p w14:paraId="26B005F1" w14:textId="77777777" w:rsidR="00273F27" w:rsidRDefault="00EF0474">
      <w:pPr>
        <w:pStyle w:val="Heading5"/>
        <w:tabs>
          <w:tab w:val="center" w:pos="1178"/>
        </w:tabs>
        <w:ind w:left="-15" w:firstLine="0"/>
      </w:pPr>
      <w:r>
        <w:t xml:space="preserve">7.5.2 </w:t>
      </w:r>
      <w:r>
        <w:tab/>
        <w:t>Creating and updating</w:t>
      </w:r>
    </w:p>
    <w:p w14:paraId="49E0C7CA" w14:textId="2ACAE21A" w:rsidR="00273F27" w:rsidRDefault="00290D09">
      <w:pPr>
        <w:rPr>
          <w:ins w:id="793" w:author="Jakob Dumky" w:date="2019-12-05T11:12:00Z"/>
          <w:lang w:val="en-GB"/>
        </w:rPr>
        <w:pPrChange w:id="794" w:author="Jakob Dumky" w:date="2019-12-05T11:14:00Z">
          <w:pPr>
            <w:spacing w:after="150" w:line="265" w:lineRule="auto"/>
            <w:ind w:left="-5" w:hanging="10"/>
            <w:jc w:val="both"/>
          </w:pPr>
        </w:pPrChange>
      </w:pPr>
      <w:ins w:id="795" w:author="Jakob Dumky" w:date="2019-12-05T11:12:00Z">
        <w:r>
          <w:rPr>
            <w:lang w:val="en-GB"/>
          </w:rPr>
          <w:t xml:space="preserve">Documented information shall be </w:t>
        </w:r>
      </w:ins>
      <w:del w:id="796" w:author="Jakob Dumky" w:date="2019-12-05T11:12:00Z">
        <w:r w:rsidR="00EF0474" w:rsidDel="00290D09">
          <w:delText>When creating and updating documented information the organization shall ensure appropriate:</w:delText>
        </w:r>
      </w:del>
    </w:p>
    <w:p w14:paraId="4450D8C3" w14:textId="546ACDD1" w:rsidR="00290D09" w:rsidRPr="0014400A" w:rsidRDefault="007A4DD8">
      <w:pPr>
        <w:pStyle w:val="ListParagraph"/>
        <w:numPr>
          <w:ilvl w:val="0"/>
          <w:numId w:val="46"/>
        </w:numPr>
        <w:rPr>
          <w:ins w:id="797" w:author="Jakob Dumky" w:date="2019-12-05T11:13:00Z"/>
          <w:lang w:val="en-GB"/>
        </w:rPr>
        <w:pPrChange w:id="798" w:author="Jakob Dumky" w:date="2019-12-05T11:14:00Z">
          <w:pPr>
            <w:spacing w:after="150" w:line="265" w:lineRule="auto"/>
            <w:ind w:left="-5" w:hanging="10"/>
            <w:jc w:val="both"/>
          </w:pPr>
        </w:pPrChange>
      </w:pPr>
      <w:ins w:id="799" w:author="Jakob Dumky" w:date="2019-12-05T11:12:00Z">
        <w:r w:rsidRPr="0014400A">
          <w:rPr>
            <w:lang w:val="en-GB"/>
          </w:rPr>
          <w:t>I</w:t>
        </w:r>
        <w:r w:rsidR="00290D09" w:rsidRPr="0014400A">
          <w:rPr>
            <w:lang w:val="en-GB"/>
          </w:rPr>
          <w:t>dentifiable</w:t>
        </w:r>
      </w:ins>
    </w:p>
    <w:p w14:paraId="2066A537" w14:textId="529A832C" w:rsidR="007A4DD8" w:rsidRPr="0014400A" w:rsidRDefault="007A4DD8">
      <w:pPr>
        <w:pStyle w:val="ListParagraph"/>
        <w:numPr>
          <w:ilvl w:val="0"/>
          <w:numId w:val="46"/>
        </w:numPr>
        <w:rPr>
          <w:ins w:id="800" w:author="Jakob Dumky" w:date="2019-12-05T11:13:00Z"/>
          <w:lang w:val="en-GB"/>
        </w:rPr>
        <w:pPrChange w:id="801" w:author="Jakob Dumky" w:date="2019-12-05T11:14:00Z">
          <w:pPr>
            <w:spacing w:after="150" w:line="265" w:lineRule="auto"/>
            <w:ind w:left="-5" w:hanging="10"/>
            <w:jc w:val="both"/>
          </w:pPr>
        </w:pPrChange>
      </w:pPr>
      <w:ins w:id="802" w:author="Jakob Dumky" w:date="2019-12-05T11:13:00Z">
        <w:r w:rsidRPr="0014400A">
          <w:rPr>
            <w:lang w:val="en-GB"/>
          </w:rPr>
          <w:t>Title</w:t>
        </w:r>
      </w:ins>
    </w:p>
    <w:p w14:paraId="70B70143" w14:textId="07BFC2FE" w:rsidR="007A4DD8" w:rsidRPr="0014400A" w:rsidRDefault="007A4DD8">
      <w:pPr>
        <w:pStyle w:val="ListParagraph"/>
        <w:numPr>
          <w:ilvl w:val="0"/>
          <w:numId w:val="46"/>
        </w:numPr>
        <w:rPr>
          <w:ins w:id="803" w:author="Jakob Dumky" w:date="2019-12-05T11:13:00Z"/>
          <w:lang w:val="en-GB"/>
        </w:rPr>
        <w:pPrChange w:id="804" w:author="Jakob Dumky" w:date="2019-12-05T11:14:00Z">
          <w:pPr>
            <w:spacing w:after="150" w:line="265" w:lineRule="auto"/>
            <w:ind w:left="-5" w:hanging="10"/>
            <w:jc w:val="both"/>
          </w:pPr>
        </w:pPrChange>
      </w:pPr>
      <w:ins w:id="805" w:author="Jakob Dumky" w:date="2019-12-05T11:13:00Z">
        <w:r w:rsidRPr="0014400A">
          <w:rPr>
            <w:lang w:val="en-GB"/>
          </w:rPr>
          <w:t>Date</w:t>
        </w:r>
      </w:ins>
    </w:p>
    <w:p w14:paraId="0690418E" w14:textId="1A60DD8B" w:rsidR="007A4DD8" w:rsidRPr="0014400A" w:rsidRDefault="007A4DD8">
      <w:pPr>
        <w:pStyle w:val="ListParagraph"/>
        <w:numPr>
          <w:ilvl w:val="0"/>
          <w:numId w:val="46"/>
        </w:numPr>
        <w:rPr>
          <w:ins w:id="806" w:author="Jakob Dumky" w:date="2019-12-05T11:13:00Z"/>
          <w:lang w:val="en-GB"/>
        </w:rPr>
        <w:pPrChange w:id="807" w:author="Jakob Dumky" w:date="2019-12-05T11:14:00Z">
          <w:pPr>
            <w:spacing w:after="150" w:line="265" w:lineRule="auto"/>
            <w:ind w:left="-5" w:hanging="10"/>
            <w:jc w:val="both"/>
          </w:pPr>
        </w:pPrChange>
      </w:pPr>
      <w:ins w:id="808" w:author="Jakob Dumky" w:date="2019-12-05T11:13:00Z">
        <w:r w:rsidRPr="0014400A">
          <w:rPr>
            <w:lang w:val="en-GB"/>
          </w:rPr>
          <w:t>Author</w:t>
        </w:r>
      </w:ins>
    </w:p>
    <w:p w14:paraId="30BF69EB" w14:textId="7C3A3B6E" w:rsidR="007A4DD8" w:rsidRPr="0014400A" w:rsidRDefault="00D552B0">
      <w:pPr>
        <w:pStyle w:val="ListParagraph"/>
        <w:numPr>
          <w:ilvl w:val="0"/>
          <w:numId w:val="46"/>
        </w:numPr>
        <w:rPr>
          <w:ins w:id="809" w:author="Jakob Dumky" w:date="2019-12-05T11:13:00Z"/>
          <w:lang w:val="en-GB"/>
        </w:rPr>
        <w:pPrChange w:id="810" w:author="Jakob Dumky" w:date="2019-12-05T11:14:00Z">
          <w:pPr>
            <w:spacing w:after="150" w:line="265" w:lineRule="auto"/>
            <w:ind w:left="-5" w:hanging="10"/>
            <w:jc w:val="both"/>
          </w:pPr>
        </w:pPrChange>
      </w:pPr>
      <w:ins w:id="811" w:author="Jakob Dumky" w:date="2019-12-05T11:13:00Z">
        <w:r w:rsidRPr="0014400A">
          <w:rPr>
            <w:lang w:val="en-GB"/>
          </w:rPr>
          <w:t>R</w:t>
        </w:r>
        <w:r w:rsidR="007A4DD8" w:rsidRPr="0014400A">
          <w:rPr>
            <w:lang w:val="en-GB"/>
          </w:rPr>
          <w:t>efe</w:t>
        </w:r>
        <w:r w:rsidRPr="0014400A">
          <w:rPr>
            <w:lang w:val="en-GB"/>
          </w:rPr>
          <w:t>rence number</w:t>
        </w:r>
      </w:ins>
    </w:p>
    <w:p w14:paraId="04D457F4" w14:textId="771B288C" w:rsidR="00D552B0" w:rsidRPr="0014400A" w:rsidRDefault="008806D8">
      <w:pPr>
        <w:pStyle w:val="ListParagraph"/>
        <w:numPr>
          <w:ilvl w:val="0"/>
          <w:numId w:val="46"/>
        </w:numPr>
        <w:rPr>
          <w:ins w:id="812" w:author="Jakob Dumky" w:date="2019-12-05T11:13:00Z"/>
          <w:lang w:val="en-GB"/>
        </w:rPr>
        <w:pPrChange w:id="813" w:author="Jakob Dumky" w:date="2019-12-05T11:14:00Z">
          <w:pPr>
            <w:spacing w:after="150" w:line="265" w:lineRule="auto"/>
            <w:ind w:left="-5" w:hanging="10"/>
            <w:jc w:val="both"/>
          </w:pPr>
        </w:pPrChange>
      </w:pPr>
      <w:ins w:id="814" w:author="Jakob Dumky" w:date="2019-12-05T11:13:00Z">
        <w:r w:rsidRPr="0014400A">
          <w:rPr>
            <w:lang w:val="en-GB"/>
          </w:rPr>
          <w:t>Defined format</w:t>
        </w:r>
      </w:ins>
    </w:p>
    <w:p w14:paraId="4CC2FBBF" w14:textId="52FBE928" w:rsidR="008806D8" w:rsidRPr="000F2857" w:rsidDel="000F2857" w:rsidRDefault="008806D8">
      <w:pPr>
        <w:rPr>
          <w:del w:id="815" w:author="Jakob Dumky" w:date="2019-12-05T11:14:00Z"/>
          <w:lang w:val="en-GB"/>
          <w:rPrChange w:id="816" w:author="Jakob Dumky" w:date="2019-12-05T11:14:00Z">
            <w:rPr>
              <w:del w:id="817" w:author="Jakob Dumky" w:date="2019-12-05T11:14:00Z"/>
            </w:rPr>
          </w:rPrChange>
        </w:rPr>
        <w:pPrChange w:id="818" w:author="Jakob Dumky" w:date="2019-12-05T11:14:00Z">
          <w:pPr>
            <w:spacing w:after="150" w:line="265" w:lineRule="auto"/>
            <w:ind w:left="-5" w:hanging="10"/>
            <w:jc w:val="both"/>
          </w:pPr>
        </w:pPrChange>
      </w:pPr>
      <w:ins w:id="819" w:author="Jakob Dumky" w:date="2019-12-05T11:13:00Z">
        <w:r>
          <w:rPr>
            <w:lang w:val="en-GB"/>
          </w:rPr>
          <w:t>Reviewed and approved</w:t>
        </w:r>
      </w:ins>
      <w:ins w:id="820" w:author="Jakob Dumky" w:date="2019-12-05T11:14:00Z">
        <w:r w:rsidR="000F2857">
          <w:rPr>
            <w:lang w:val="en-GB"/>
          </w:rPr>
          <w:t xml:space="preserve"> for suitability and adequacy</w:t>
        </w:r>
      </w:ins>
    </w:p>
    <w:p w14:paraId="4F5D7709" w14:textId="252C9520" w:rsidR="00273F27" w:rsidDel="000F2857" w:rsidRDefault="00EF0474">
      <w:pPr>
        <w:rPr>
          <w:del w:id="821" w:author="Jakob Dumky" w:date="2019-12-05T11:14:00Z"/>
        </w:rPr>
        <w:pPrChange w:id="822" w:author="Jakob Dumky" w:date="2019-12-05T11:14:00Z">
          <w:pPr>
            <w:spacing w:after="150" w:line="265" w:lineRule="auto"/>
            <w:ind w:left="-5" w:hanging="10"/>
            <w:jc w:val="both"/>
          </w:pPr>
        </w:pPrChange>
      </w:pPr>
      <w:del w:id="823" w:author="Jakob Dumky" w:date="2019-12-05T11:14:00Z">
        <w:r w:rsidDel="000F2857">
          <w:delText>identification and description (e.g. a title, date, author, or reference number);</w:delText>
        </w:r>
      </w:del>
    </w:p>
    <w:p w14:paraId="3A61AE30" w14:textId="77777777" w:rsidR="000F2857" w:rsidRDefault="000F2857">
      <w:pPr>
        <w:rPr>
          <w:ins w:id="824" w:author="Jakob Dumky" w:date="2019-12-05T11:14:00Z"/>
        </w:rPr>
        <w:pPrChange w:id="825" w:author="Jakob Dumky" w:date="2019-12-05T11:14:00Z">
          <w:pPr>
            <w:numPr>
              <w:numId w:val="18"/>
            </w:numPr>
            <w:spacing w:after="150" w:line="265" w:lineRule="auto"/>
            <w:ind w:left="403" w:hanging="403"/>
            <w:jc w:val="both"/>
          </w:pPr>
        </w:pPrChange>
      </w:pPr>
    </w:p>
    <w:p w14:paraId="4FAC6843" w14:textId="6B10C81E" w:rsidR="00273F27" w:rsidDel="000F2857" w:rsidRDefault="00EF0474">
      <w:pPr>
        <w:spacing w:after="150" w:line="265" w:lineRule="auto"/>
        <w:jc w:val="both"/>
        <w:rPr>
          <w:del w:id="826" w:author="Jakob Dumky" w:date="2019-12-05T11:14:00Z"/>
        </w:rPr>
        <w:pPrChange w:id="827" w:author="Jakob Dumky" w:date="2019-12-05T11:14:00Z">
          <w:pPr>
            <w:numPr>
              <w:numId w:val="18"/>
            </w:numPr>
            <w:spacing w:after="150" w:line="265" w:lineRule="auto"/>
            <w:ind w:left="403" w:hanging="403"/>
            <w:jc w:val="both"/>
          </w:pPr>
        </w:pPrChange>
      </w:pPr>
      <w:del w:id="828" w:author="Jakob Dumky" w:date="2019-12-05T11:14:00Z">
        <w:r w:rsidDel="000F2857">
          <w:rPr>
            <w:rFonts w:ascii="Cambria" w:eastAsia="Cambria" w:hAnsi="Cambria" w:cs="Cambria"/>
            <w:color w:val="181717"/>
          </w:rPr>
          <w:delText>format (e.g. language, software version, graphics) and media (e.g. paper, electronic); and</w:delText>
        </w:r>
      </w:del>
    </w:p>
    <w:p w14:paraId="2428C3EF" w14:textId="7DDA230D" w:rsidR="00273F27" w:rsidRDefault="00EF0474">
      <w:pPr>
        <w:spacing w:after="150" w:line="265" w:lineRule="auto"/>
        <w:ind w:left="-5" w:hanging="10"/>
        <w:jc w:val="both"/>
        <w:pPrChange w:id="829" w:author="Jakob Dumky" w:date="2019-12-05T11:14:00Z">
          <w:pPr>
            <w:numPr>
              <w:numId w:val="18"/>
            </w:numPr>
            <w:spacing w:after="267" w:line="265" w:lineRule="auto"/>
            <w:ind w:left="403" w:hanging="403"/>
            <w:jc w:val="both"/>
          </w:pPr>
        </w:pPrChange>
      </w:pPr>
      <w:del w:id="830" w:author="Jakob Dumky" w:date="2019-12-05T11:14:00Z">
        <w:r w:rsidDel="000F2857">
          <w:rPr>
            <w:rFonts w:ascii="Cambria" w:eastAsia="Cambria" w:hAnsi="Cambria" w:cs="Cambria"/>
            <w:color w:val="181717"/>
          </w:rPr>
          <w:delText>review and approval for suitability and adequacy.</w:delText>
        </w:r>
      </w:del>
    </w:p>
    <w:p w14:paraId="4AF16963" w14:textId="77777777" w:rsidR="00273F27" w:rsidRDefault="00EF0474">
      <w:pPr>
        <w:pStyle w:val="Heading5"/>
        <w:tabs>
          <w:tab w:val="center" w:pos="1847"/>
        </w:tabs>
        <w:ind w:left="-15" w:firstLine="0"/>
      </w:pPr>
      <w:r>
        <w:t xml:space="preserve">7.5.3 </w:t>
      </w:r>
      <w:r>
        <w:tab/>
        <w:t>Control of documented information</w:t>
      </w:r>
    </w:p>
    <w:p w14:paraId="7EB6112D" w14:textId="39006A31" w:rsidR="00472E65" w:rsidRDefault="00472E65">
      <w:pPr>
        <w:spacing w:after="150" w:line="265" w:lineRule="auto"/>
        <w:ind w:left="-5" w:hanging="10"/>
        <w:jc w:val="both"/>
        <w:rPr>
          <w:ins w:id="831" w:author="Jakob Dumky" w:date="2019-12-05T11:16:00Z"/>
          <w:rFonts w:ascii="Cambria" w:eastAsia="Cambria" w:hAnsi="Cambria" w:cs="Cambria"/>
          <w:color w:val="181717"/>
          <w:lang w:val="en-GB"/>
        </w:rPr>
      </w:pPr>
      <w:ins w:id="832" w:author="Jakob Dumky" w:date="2019-12-05T11:16:00Z">
        <w:r>
          <w:rPr>
            <w:rFonts w:ascii="Cambria" w:eastAsia="Cambria" w:hAnsi="Cambria" w:cs="Cambria"/>
            <w:color w:val="181717"/>
            <w:lang w:val="en-GB"/>
          </w:rPr>
          <w:t>Apply control on documented information to ensure:</w:t>
        </w:r>
      </w:ins>
    </w:p>
    <w:p w14:paraId="5FF6AAA6" w14:textId="69F8E7E2" w:rsidR="00472E65" w:rsidRDefault="000F53E6">
      <w:pPr>
        <w:spacing w:after="150" w:line="265" w:lineRule="auto"/>
        <w:ind w:left="-5" w:hanging="10"/>
        <w:jc w:val="both"/>
        <w:rPr>
          <w:ins w:id="833" w:author="Jakob Dumky" w:date="2019-12-05T11:16:00Z"/>
          <w:rFonts w:ascii="Cambria" w:eastAsia="Cambria" w:hAnsi="Cambria" w:cs="Cambria"/>
          <w:color w:val="181717"/>
          <w:lang w:val="en-GB"/>
        </w:rPr>
      </w:pPr>
      <w:ins w:id="834" w:author="Jakob Dumky" w:date="2019-12-05T11:16:00Z">
        <w:r>
          <w:rPr>
            <w:rFonts w:ascii="Cambria" w:eastAsia="Cambria" w:hAnsi="Cambria" w:cs="Cambria"/>
            <w:color w:val="181717"/>
            <w:lang w:val="en-GB"/>
          </w:rPr>
          <w:t>It is available and suitable</w:t>
        </w:r>
      </w:ins>
    </w:p>
    <w:p w14:paraId="0CE4B574" w14:textId="5CF4CA29" w:rsidR="00721F06" w:rsidRDefault="00721F06">
      <w:pPr>
        <w:spacing w:after="150" w:line="265" w:lineRule="auto"/>
        <w:ind w:left="-5" w:hanging="10"/>
        <w:jc w:val="both"/>
        <w:rPr>
          <w:ins w:id="835" w:author="Jakob Dumky" w:date="2019-12-05T11:17:00Z"/>
          <w:rFonts w:ascii="Cambria" w:eastAsia="Cambria" w:hAnsi="Cambria" w:cs="Cambria"/>
          <w:color w:val="181717"/>
          <w:lang w:val="en-GB"/>
        </w:rPr>
      </w:pPr>
      <w:ins w:id="836" w:author="Jakob Dumky" w:date="2019-12-05T11:16:00Z">
        <w:r>
          <w:rPr>
            <w:rFonts w:ascii="Cambria" w:eastAsia="Cambria" w:hAnsi="Cambria" w:cs="Cambria"/>
            <w:color w:val="181717"/>
            <w:lang w:val="en-GB"/>
          </w:rPr>
          <w:t>Protected</w:t>
        </w:r>
      </w:ins>
    </w:p>
    <w:p w14:paraId="56D52968" w14:textId="0F5334A2" w:rsidR="00FD74DD" w:rsidRDefault="00FD74DD" w:rsidP="00FD74DD">
      <w:pPr>
        <w:spacing w:after="150" w:line="265" w:lineRule="auto"/>
        <w:ind w:left="-5" w:hanging="10"/>
        <w:jc w:val="both"/>
        <w:rPr>
          <w:ins w:id="837" w:author="Jakob Dumky" w:date="2019-12-05T11:17:00Z"/>
          <w:rFonts w:ascii="Cambria" w:eastAsia="Cambria" w:hAnsi="Cambria" w:cs="Cambria"/>
          <w:color w:val="181717"/>
          <w:lang w:val="en-GB"/>
        </w:rPr>
      </w:pPr>
      <w:ins w:id="838" w:author="Jakob Dumky" w:date="2019-12-05T11:17:00Z">
        <w:r>
          <w:rPr>
            <w:rFonts w:ascii="Cambria" w:eastAsia="Cambria" w:hAnsi="Cambria" w:cs="Cambria"/>
            <w:color w:val="181717"/>
            <w:lang w:val="en-GB"/>
          </w:rPr>
          <w:t>Address the following activities:</w:t>
        </w:r>
      </w:ins>
    </w:p>
    <w:p w14:paraId="0616DC02" w14:textId="3F554793" w:rsidR="00FD74DD" w:rsidRDefault="00E00F86" w:rsidP="00FD74DD">
      <w:pPr>
        <w:spacing w:after="150" w:line="265" w:lineRule="auto"/>
        <w:ind w:left="-5" w:hanging="10"/>
        <w:jc w:val="both"/>
        <w:rPr>
          <w:ins w:id="839" w:author="Jakob Dumky" w:date="2019-12-05T11:17:00Z"/>
          <w:rFonts w:ascii="Cambria" w:eastAsia="Cambria" w:hAnsi="Cambria" w:cs="Cambria"/>
          <w:color w:val="181717"/>
          <w:lang w:val="en-GB"/>
        </w:rPr>
      </w:pPr>
      <w:ins w:id="840" w:author="Jakob Dumky" w:date="2019-12-05T11:17:00Z">
        <w:r>
          <w:rPr>
            <w:rFonts w:ascii="Cambria" w:eastAsia="Cambria" w:hAnsi="Cambria" w:cs="Cambria"/>
            <w:color w:val="181717"/>
            <w:lang w:val="en-GB"/>
          </w:rPr>
          <w:t>Distribution</w:t>
        </w:r>
      </w:ins>
    </w:p>
    <w:p w14:paraId="45A7B442" w14:textId="20FA83BD" w:rsidR="00E00F86" w:rsidRDefault="00E00F86" w:rsidP="00FD74DD">
      <w:pPr>
        <w:spacing w:after="150" w:line="265" w:lineRule="auto"/>
        <w:ind w:left="-5" w:hanging="10"/>
        <w:jc w:val="both"/>
        <w:rPr>
          <w:ins w:id="841" w:author="Jakob Dumky" w:date="2019-12-05T11:17:00Z"/>
          <w:rFonts w:ascii="Cambria" w:eastAsia="Cambria" w:hAnsi="Cambria" w:cs="Cambria"/>
          <w:color w:val="181717"/>
          <w:lang w:val="en-GB"/>
        </w:rPr>
      </w:pPr>
      <w:ins w:id="842" w:author="Jakob Dumky" w:date="2019-12-05T11:17:00Z">
        <w:r>
          <w:rPr>
            <w:rFonts w:ascii="Cambria" w:eastAsia="Cambria" w:hAnsi="Cambria" w:cs="Cambria"/>
            <w:color w:val="181717"/>
            <w:lang w:val="en-GB"/>
          </w:rPr>
          <w:t>Access</w:t>
        </w:r>
      </w:ins>
    </w:p>
    <w:p w14:paraId="4ECD1430" w14:textId="16DB3C21" w:rsidR="00E00F86" w:rsidRDefault="00E00F86" w:rsidP="00FD74DD">
      <w:pPr>
        <w:spacing w:after="150" w:line="265" w:lineRule="auto"/>
        <w:ind w:left="-5" w:hanging="10"/>
        <w:jc w:val="both"/>
        <w:rPr>
          <w:ins w:id="843" w:author="Jakob Dumky" w:date="2019-12-05T11:17:00Z"/>
          <w:rFonts w:ascii="Cambria" w:eastAsia="Cambria" w:hAnsi="Cambria" w:cs="Cambria"/>
          <w:color w:val="181717"/>
          <w:lang w:val="en-GB"/>
        </w:rPr>
      </w:pPr>
      <w:ins w:id="844" w:author="Jakob Dumky" w:date="2019-12-05T11:17:00Z">
        <w:r>
          <w:rPr>
            <w:rFonts w:ascii="Cambria" w:eastAsia="Cambria" w:hAnsi="Cambria" w:cs="Cambria"/>
            <w:color w:val="181717"/>
            <w:lang w:val="en-GB"/>
          </w:rPr>
          <w:t>Retrieval</w:t>
        </w:r>
      </w:ins>
    </w:p>
    <w:p w14:paraId="55457B63" w14:textId="1AF40664" w:rsidR="00E00F86" w:rsidRDefault="00E00F86" w:rsidP="00FD74DD">
      <w:pPr>
        <w:spacing w:after="150" w:line="265" w:lineRule="auto"/>
        <w:ind w:left="-5" w:hanging="10"/>
        <w:jc w:val="both"/>
        <w:rPr>
          <w:ins w:id="845" w:author="Jakob Dumky" w:date="2019-12-05T11:17:00Z"/>
          <w:rFonts w:ascii="Cambria" w:eastAsia="Cambria" w:hAnsi="Cambria" w:cs="Cambria"/>
          <w:color w:val="181717"/>
          <w:lang w:val="en-GB"/>
        </w:rPr>
      </w:pPr>
      <w:ins w:id="846" w:author="Jakob Dumky" w:date="2019-12-05T11:17:00Z">
        <w:r>
          <w:rPr>
            <w:rFonts w:ascii="Cambria" w:eastAsia="Cambria" w:hAnsi="Cambria" w:cs="Cambria"/>
            <w:color w:val="181717"/>
            <w:lang w:val="en-GB"/>
          </w:rPr>
          <w:t>Use</w:t>
        </w:r>
      </w:ins>
    </w:p>
    <w:p w14:paraId="5295CA05" w14:textId="38780B91" w:rsidR="00E00F86" w:rsidRDefault="003E1015" w:rsidP="00FD74DD">
      <w:pPr>
        <w:spacing w:after="150" w:line="265" w:lineRule="auto"/>
        <w:ind w:left="-5" w:hanging="10"/>
        <w:jc w:val="both"/>
        <w:rPr>
          <w:ins w:id="847" w:author="Jakob Dumky" w:date="2019-12-05T11:18:00Z"/>
          <w:rFonts w:ascii="Cambria" w:eastAsia="Cambria" w:hAnsi="Cambria" w:cs="Cambria"/>
          <w:color w:val="181717"/>
          <w:lang w:val="en-GB"/>
        </w:rPr>
      </w:pPr>
      <w:ins w:id="848" w:author="Jakob Dumky" w:date="2019-12-05T11:18:00Z">
        <w:r>
          <w:rPr>
            <w:rFonts w:ascii="Cambria" w:eastAsia="Cambria" w:hAnsi="Cambria" w:cs="Cambria"/>
            <w:color w:val="181717"/>
            <w:lang w:val="en-GB"/>
          </w:rPr>
          <w:t>Storage</w:t>
        </w:r>
      </w:ins>
    </w:p>
    <w:p w14:paraId="70608A12" w14:textId="504EBA73" w:rsidR="003E1015" w:rsidRDefault="003E1015" w:rsidP="00FD74DD">
      <w:pPr>
        <w:spacing w:after="150" w:line="265" w:lineRule="auto"/>
        <w:ind w:left="-5" w:hanging="10"/>
        <w:jc w:val="both"/>
        <w:rPr>
          <w:ins w:id="849" w:author="Jakob Dumky" w:date="2019-12-05T11:18:00Z"/>
          <w:rFonts w:ascii="Cambria" w:eastAsia="Cambria" w:hAnsi="Cambria" w:cs="Cambria"/>
          <w:color w:val="181717"/>
          <w:lang w:val="en-GB"/>
        </w:rPr>
      </w:pPr>
      <w:ins w:id="850" w:author="Jakob Dumky" w:date="2019-12-05T11:18:00Z">
        <w:r>
          <w:rPr>
            <w:rFonts w:ascii="Cambria" w:eastAsia="Cambria" w:hAnsi="Cambria" w:cs="Cambria"/>
            <w:color w:val="181717"/>
            <w:lang w:val="en-GB"/>
          </w:rPr>
          <w:t>Preservation</w:t>
        </w:r>
      </w:ins>
    </w:p>
    <w:p w14:paraId="424D05D7" w14:textId="268768E7" w:rsidR="003E1015" w:rsidRDefault="003E1015" w:rsidP="00FD74DD">
      <w:pPr>
        <w:spacing w:after="150" w:line="265" w:lineRule="auto"/>
        <w:ind w:left="-5" w:hanging="10"/>
        <w:jc w:val="both"/>
        <w:rPr>
          <w:ins w:id="851" w:author="Jakob Dumky" w:date="2019-12-05T11:18:00Z"/>
          <w:rFonts w:ascii="Cambria" w:eastAsia="Cambria" w:hAnsi="Cambria" w:cs="Cambria"/>
          <w:color w:val="181717"/>
          <w:lang w:val="en-GB"/>
        </w:rPr>
      </w:pPr>
      <w:ins w:id="852" w:author="Jakob Dumky" w:date="2019-12-05T11:18:00Z">
        <w:r>
          <w:rPr>
            <w:rFonts w:ascii="Cambria" w:eastAsia="Cambria" w:hAnsi="Cambria" w:cs="Cambria"/>
            <w:color w:val="181717"/>
            <w:lang w:val="en-GB"/>
          </w:rPr>
          <w:t>Change control</w:t>
        </w:r>
      </w:ins>
    </w:p>
    <w:p w14:paraId="33D03592" w14:textId="76380C2A" w:rsidR="003E1015" w:rsidRDefault="003E1015" w:rsidP="00FD74DD">
      <w:pPr>
        <w:spacing w:after="150" w:line="265" w:lineRule="auto"/>
        <w:ind w:left="-5" w:hanging="10"/>
        <w:jc w:val="both"/>
        <w:rPr>
          <w:ins w:id="853" w:author="Jakob Dumky" w:date="2019-12-05T11:18:00Z"/>
          <w:rFonts w:ascii="Cambria" w:eastAsia="Cambria" w:hAnsi="Cambria" w:cs="Cambria"/>
          <w:color w:val="181717"/>
          <w:lang w:val="en-GB"/>
        </w:rPr>
      </w:pPr>
      <w:ins w:id="854" w:author="Jakob Dumky" w:date="2019-12-05T11:18:00Z">
        <w:r>
          <w:rPr>
            <w:rFonts w:ascii="Cambria" w:eastAsia="Cambria" w:hAnsi="Cambria" w:cs="Cambria"/>
            <w:color w:val="181717"/>
            <w:lang w:val="en-GB"/>
          </w:rPr>
          <w:t>Retention</w:t>
        </w:r>
      </w:ins>
    </w:p>
    <w:p w14:paraId="4D70BCD7" w14:textId="0D8EC712" w:rsidR="003E1015" w:rsidRDefault="003E1015" w:rsidP="00FD74DD">
      <w:pPr>
        <w:spacing w:after="150" w:line="265" w:lineRule="auto"/>
        <w:ind w:left="-5" w:hanging="10"/>
        <w:jc w:val="both"/>
        <w:rPr>
          <w:ins w:id="855" w:author="Jakob Dumky" w:date="2019-12-05T11:18:00Z"/>
          <w:rFonts w:ascii="Cambria" w:eastAsia="Cambria" w:hAnsi="Cambria" w:cs="Cambria"/>
          <w:color w:val="181717"/>
          <w:lang w:val="en-GB"/>
        </w:rPr>
      </w:pPr>
      <w:ins w:id="856" w:author="Jakob Dumky" w:date="2019-12-05T11:18:00Z">
        <w:r>
          <w:rPr>
            <w:rFonts w:ascii="Cambria" w:eastAsia="Cambria" w:hAnsi="Cambria" w:cs="Cambria"/>
            <w:color w:val="181717"/>
            <w:lang w:val="en-GB"/>
          </w:rPr>
          <w:t>Disposition</w:t>
        </w:r>
      </w:ins>
    </w:p>
    <w:p w14:paraId="49408925" w14:textId="5C91AE31" w:rsidR="003E1015" w:rsidRDefault="007A77BA">
      <w:pPr>
        <w:spacing w:after="150" w:line="265" w:lineRule="auto"/>
        <w:ind w:left="-5" w:hanging="10"/>
        <w:jc w:val="both"/>
        <w:rPr>
          <w:ins w:id="857" w:author="Jakob Dumky" w:date="2019-12-05T11:16:00Z"/>
          <w:rFonts w:ascii="Cambria" w:eastAsia="Cambria" w:hAnsi="Cambria" w:cs="Cambria"/>
          <w:color w:val="181717"/>
          <w:lang w:val="en-GB"/>
        </w:rPr>
      </w:pPr>
      <w:ins w:id="858" w:author="Jakob Dumky" w:date="2019-12-05T11:18:00Z">
        <w:r>
          <w:rPr>
            <w:rFonts w:ascii="Cambria" w:eastAsia="Cambria" w:hAnsi="Cambria" w:cs="Cambria"/>
            <w:color w:val="181717"/>
            <w:lang w:val="en-GB"/>
          </w:rPr>
          <w:t xml:space="preserve">This also applies to documented information of </w:t>
        </w:r>
      </w:ins>
      <w:ins w:id="859" w:author="Jakob Dumky" w:date="2019-12-05T11:19:00Z">
        <w:r>
          <w:rPr>
            <w:rFonts w:ascii="Cambria" w:eastAsia="Cambria" w:hAnsi="Cambria" w:cs="Cambria"/>
            <w:color w:val="181717"/>
            <w:lang w:val="en-GB"/>
          </w:rPr>
          <w:t>external origin.</w:t>
        </w:r>
      </w:ins>
    </w:p>
    <w:p w14:paraId="2A64D255" w14:textId="728FD998" w:rsidR="00273F27" w:rsidDel="00472E65" w:rsidRDefault="00EF0474">
      <w:pPr>
        <w:spacing w:after="150" w:line="265" w:lineRule="auto"/>
        <w:ind w:left="-5" w:hanging="10"/>
        <w:jc w:val="both"/>
        <w:rPr>
          <w:del w:id="860" w:author="Jakob Dumky" w:date="2019-12-05T11:16:00Z"/>
        </w:rPr>
      </w:pPr>
      <w:del w:id="861" w:author="Jakob Dumky" w:date="2019-12-05T11:16:00Z">
        <w:r w:rsidDel="00472E65">
          <w:rPr>
            <w:rFonts w:ascii="Cambria" w:eastAsia="Cambria" w:hAnsi="Cambria" w:cs="Cambria"/>
            <w:color w:val="181717"/>
          </w:rPr>
          <w:delText>Documented information required by the information security management system and by this International Standard shall be controlled to ensure:</w:delText>
        </w:r>
      </w:del>
    </w:p>
    <w:p w14:paraId="78E5D8C6" w14:textId="6A5720E2" w:rsidR="00273F27" w:rsidDel="00283E38" w:rsidRDefault="00EF0474">
      <w:pPr>
        <w:numPr>
          <w:ilvl w:val="0"/>
          <w:numId w:val="19"/>
        </w:numPr>
        <w:spacing w:after="159"/>
        <w:ind w:hanging="403"/>
        <w:jc w:val="both"/>
        <w:rPr>
          <w:del w:id="862" w:author="Jakob Dumky" w:date="2019-12-05T11:19:00Z"/>
        </w:rPr>
      </w:pPr>
      <w:del w:id="863" w:author="Jakob Dumky" w:date="2019-12-05T11:19:00Z">
        <w:r w:rsidDel="00283E38">
          <w:rPr>
            <w:rFonts w:ascii="Cambria" w:eastAsia="Cambria" w:hAnsi="Cambria" w:cs="Cambria"/>
            <w:color w:val="181717"/>
          </w:rPr>
          <w:delText>it is available and suitable for use, where and when it is needed; and</w:delText>
        </w:r>
      </w:del>
    </w:p>
    <w:p w14:paraId="24BA123A" w14:textId="2071AFA4" w:rsidR="00273F27" w:rsidDel="00283E38" w:rsidRDefault="00EF0474">
      <w:pPr>
        <w:numPr>
          <w:ilvl w:val="0"/>
          <w:numId w:val="19"/>
        </w:numPr>
        <w:spacing w:after="150" w:line="265" w:lineRule="auto"/>
        <w:ind w:hanging="403"/>
        <w:jc w:val="both"/>
        <w:rPr>
          <w:del w:id="864" w:author="Jakob Dumky" w:date="2019-12-05T11:19:00Z"/>
        </w:rPr>
      </w:pPr>
      <w:del w:id="865" w:author="Jakob Dumky" w:date="2019-12-05T11:19:00Z">
        <w:r w:rsidDel="00283E38">
          <w:rPr>
            <w:rFonts w:ascii="Cambria" w:eastAsia="Cambria" w:hAnsi="Cambria" w:cs="Cambria"/>
            <w:color w:val="181717"/>
          </w:rPr>
          <w:delText>it is adequately protected (e.g. from loss of confidentiality, improper use, or loss of integrity).</w:delText>
        </w:r>
      </w:del>
    </w:p>
    <w:p w14:paraId="1159FCEF" w14:textId="14E02B9C" w:rsidR="00273F27" w:rsidDel="00283E38" w:rsidRDefault="00EF0474">
      <w:pPr>
        <w:spacing w:after="150" w:line="265" w:lineRule="auto"/>
        <w:ind w:left="-5" w:hanging="10"/>
        <w:jc w:val="both"/>
        <w:rPr>
          <w:del w:id="866" w:author="Jakob Dumky" w:date="2019-12-05T11:19:00Z"/>
        </w:rPr>
      </w:pPr>
      <w:del w:id="867" w:author="Jakob Dumky" w:date="2019-12-05T11:19:00Z">
        <w:r w:rsidDel="00283E38">
          <w:rPr>
            <w:rFonts w:ascii="Cambria" w:eastAsia="Cambria" w:hAnsi="Cambria" w:cs="Cambria"/>
            <w:color w:val="181717"/>
          </w:rPr>
          <w:delText>For the control of documented information, the organization shall address the following activities, as applicable:</w:delText>
        </w:r>
      </w:del>
    </w:p>
    <w:p w14:paraId="444929B3" w14:textId="4CC974C0" w:rsidR="00273F27" w:rsidDel="00283E38" w:rsidRDefault="00EF0474">
      <w:pPr>
        <w:numPr>
          <w:ilvl w:val="0"/>
          <w:numId w:val="19"/>
        </w:numPr>
        <w:spacing w:after="150" w:line="265" w:lineRule="auto"/>
        <w:ind w:hanging="403"/>
        <w:jc w:val="both"/>
        <w:rPr>
          <w:del w:id="868" w:author="Jakob Dumky" w:date="2019-12-05T11:19:00Z"/>
        </w:rPr>
      </w:pPr>
      <w:del w:id="869" w:author="Jakob Dumky" w:date="2019-12-05T11:19:00Z">
        <w:r w:rsidDel="00283E38">
          <w:rPr>
            <w:rFonts w:ascii="Cambria" w:eastAsia="Cambria" w:hAnsi="Cambria" w:cs="Cambria"/>
            <w:color w:val="181717"/>
          </w:rPr>
          <w:delText>distribution, access, retrieval and use;</w:delText>
        </w:r>
      </w:del>
    </w:p>
    <w:p w14:paraId="45D19FCE" w14:textId="375BCD26" w:rsidR="00273F27" w:rsidDel="00283E38" w:rsidRDefault="00EF0474">
      <w:pPr>
        <w:numPr>
          <w:ilvl w:val="0"/>
          <w:numId w:val="19"/>
        </w:numPr>
        <w:spacing w:after="150" w:line="265" w:lineRule="auto"/>
        <w:ind w:hanging="403"/>
        <w:jc w:val="both"/>
        <w:rPr>
          <w:del w:id="870" w:author="Jakob Dumky" w:date="2019-12-05T11:19:00Z"/>
        </w:rPr>
      </w:pPr>
      <w:del w:id="871" w:author="Jakob Dumky" w:date="2019-12-05T11:19:00Z">
        <w:r w:rsidDel="00283E38">
          <w:rPr>
            <w:rFonts w:ascii="Cambria" w:eastAsia="Cambria" w:hAnsi="Cambria" w:cs="Cambria"/>
            <w:color w:val="181717"/>
          </w:rPr>
          <w:delText>storage and preservation, including the preservation of legibility;</w:delText>
        </w:r>
      </w:del>
    </w:p>
    <w:p w14:paraId="15EC6B45" w14:textId="61EB3FDF" w:rsidR="00273F27" w:rsidDel="00283E38" w:rsidRDefault="00EF0474">
      <w:pPr>
        <w:numPr>
          <w:ilvl w:val="0"/>
          <w:numId w:val="19"/>
        </w:numPr>
        <w:spacing w:after="150" w:line="265" w:lineRule="auto"/>
        <w:ind w:hanging="403"/>
        <w:jc w:val="both"/>
        <w:rPr>
          <w:del w:id="872" w:author="Jakob Dumky" w:date="2019-12-05T11:19:00Z"/>
        </w:rPr>
      </w:pPr>
      <w:del w:id="873" w:author="Jakob Dumky" w:date="2019-12-05T11:19:00Z">
        <w:r w:rsidDel="00283E38">
          <w:rPr>
            <w:rFonts w:ascii="Cambria" w:eastAsia="Cambria" w:hAnsi="Cambria" w:cs="Cambria"/>
            <w:color w:val="181717"/>
          </w:rPr>
          <w:delText>control of changes (e.g. version control); and</w:delText>
        </w:r>
      </w:del>
    </w:p>
    <w:p w14:paraId="29DBE9D8" w14:textId="6A769A6A" w:rsidR="00273F27" w:rsidDel="00283E38" w:rsidRDefault="00EF0474">
      <w:pPr>
        <w:numPr>
          <w:ilvl w:val="0"/>
          <w:numId w:val="19"/>
        </w:numPr>
        <w:spacing w:after="150" w:line="265" w:lineRule="auto"/>
        <w:ind w:hanging="403"/>
        <w:jc w:val="both"/>
        <w:rPr>
          <w:del w:id="874" w:author="Jakob Dumky" w:date="2019-12-05T11:19:00Z"/>
        </w:rPr>
      </w:pPr>
      <w:del w:id="875" w:author="Jakob Dumky" w:date="2019-12-05T11:19:00Z">
        <w:r w:rsidDel="00283E38">
          <w:rPr>
            <w:rFonts w:ascii="Cambria" w:eastAsia="Cambria" w:hAnsi="Cambria" w:cs="Cambria"/>
            <w:color w:val="181717"/>
          </w:rPr>
          <w:delText>retention and disposition.</w:delText>
        </w:r>
      </w:del>
    </w:p>
    <w:p w14:paraId="74A6CAA6" w14:textId="53730C0D" w:rsidR="00273F27" w:rsidDel="00283E38" w:rsidRDefault="00EF0474">
      <w:pPr>
        <w:spacing w:after="150" w:line="265" w:lineRule="auto"/>
        <w:ind w:left="-5" w:hanging="10"/>
        <w:jc w:val="both"/>
        <w:rPr>
          <w:del w:id="876" w:author="Jakob Dumky" w:date="2019-12-05T11:19:00Z"/>
        </w:rPr>
      </w:pPr>
      <w:del w:id="877" w:author="Jakob Dumky" w:date="2019-12-05T11:19:00Z">
        <w:r w:rsidDel="00283E38">
          <w:rPr>
            <w:rFonts w:ascii="Cambria" w:eastAsia="Cambria" w:hAnsi="Cambria" w:cs="Cambria"/>
            <w:color w:val="181717"/>
          </w:rPr>
          <w:delText>Documented information of external origin, determined by the organization to be necessary for the planning and operation of the information security management system, shall be identified as appropriate, and controlled.</w:delText>
        </w:r>
      </w:del>
    </w:p>
    <w:p w14:paraId="3DB93193" w14:textId="2A73F85E" w:rsidR="00273F27" w:rsidDel="00283E38" w:rsidRDefault="00EF0474">
      <w:pPr>
        <w:spacing w:after="462" w:line="220" w:lineRule="auto"/>
        <w:ind w:left="-5" w:hanging="10"/>
        <w:rPr>
          <w:del w:id="878" w:author="Jakob Dumky" w:date="2019-12-05T11:19:00Z"/>
        </w:rPr>
      </w:pPr>
      <w:del w:id="879" w:author="Jakob Dumky" w:date="2019-12-05T11:19:00Z">
        <w:r w:rsidDel="00283E38">
          <w:rPr>
            <w:rFonts w:ascii="Cambria" w:eastAsia="Cambria" w:hAnsi="Cambria" w:cs="Cambria"/>
            <w:color w:val="181717"/>
            <w:sz w:val="20"/>
          </w:rPr>
          <w:delText>NOTE Access implies a decision regarding the permission to view the documented information only, or the permission and authority to view and change the documented information, etc.</w:delText>
        </w:r>
      </w:del>
    </w:p>
    <w:p w14:paraId="04AFA434" w14:textId="77777777" w:rsidR="00273F27" w:rsidRDefault="00EF0474">
      <w:pPr>
        <w:pStyle w:val="Heading3"/>
        <w:tabs>
          <w:tab w:val="center" w:pos="1002"/>
        </w:tabs>
        <w:ind w:left="-15" w:firstLine="0"/>
      </w:pPr>
      <w:bookmarkStart w:id="880" w:name="_Toc26099149"/>
      <w:r>
        <w:t xml:space="preserve">8 </w:t>
      </w:r>
      <w:r>
        <w:tab/>
        <w:t>Operation</w:t>
      </w:r>
      <w:bookmarkEnd w:id="880"/>
    </w:p>
    <w:p w14:paraId="613B2386" w14:textId="77777777" w:rsidR="00273F27" w:rsidRDefault="00EF0474">
      <w:pPr>
        <w:pStyle w:val="Heading4"/>
        <w:tabs>
          <w:tab w:val="center" w:pos="2404"/>
        </w:tabs>
        <w:ind w:left="-15" w:firstLine="0"/>
      </w:pPr>
      <w:r>
        <w:t xml:space="preserve">8.1 </w:t>
      </w:r>
      <w:r>
        <w:tab/>
        <w:t>Operational planning and control</w:t>
      </w:r>
    </w:p>
    <w:p w14:paraId="436C904A" w14:textId="436C51DC" w:rsidR="00802DC6" w:rsidDel="00546388" w:rsidRDefault="001C24FF">
      <w:pPr>
        <w:spacing w:after="150" w:line="265" w:lineRule="auto"/>
        <w:ind w:left="-5" w:hanging="10"/>
        <w:jc w:val="both"/>
        <w:rPr>
          <w:ins w:id="881" w:author="Jakob Dumky" w:date="2019-12-05T17:28:00Z"/>
          <w:del w:id="882" w:author="Jakob Dumky [2]" w:date="2019-12-05T23:12:00Z"/>
          <w:rFonts w:ascii="Cambria" w:eastAsia="Cambria" w:hAnsi="Cambria" w:cs="Cambria"/>
          <w:color w:val="181717"/>
          <w:lang w:val="en-GB"/>
        </w:rPr>
      </w:pPr>
      <w:ins w:id="883" w:author="Jakob Dumky" w:date="2019-12-05T17:28:00Z">
        <w:del w:id="884" w:author="Jakob Dumky [2]" w:date="2019-12-05T23:12:00Z">
          <w:r w:rsidDel="00546388">
            <w:rPr>
              <w:rFonts w:ascii="Cambria" w:eastAsia="Cambria" w:hAnsi="Cambria" w:cs="Cambria"/>
              <w:color w:val="181717"/>
              <w:lang w:val="en-GB"/>
            </w:rPr>
            <w:delText xml:space="preserve">Plan, implement and control the processes needed to meet IS requirements </w:delText>
          </w:r>
          <w:r w:rsidR="00802DC6" w:rsidDel="00546388">
            <w:rPr>
              <w:rFonts w:ascii="Cambria" w:eastAsia="Cambria" w:hAnsi="Cambria" w:cs="Cambria"/>
              <w:color w:val="181717"/>
              <w:lang w:val="en-GB"/>
            </w:rPr>
            <w:delText>and reach IS objectives.</w:delText>
          </w:r>
        </w:del>
      </w:ins>
    </w:p>
    <w:p w14:paraId="34CEB435" w14:textId="70DBD016" w:rsidR="00273F27" w:rsidDel="00546388" w:rsidRDefault="0094346E">
      <w:pPr>
        <w:spacing w:after="150" w:line="265" w:lineRule="auto"/>
        <w:ind w:left="-5" w:hanging="10"/>
        <w:jc w:val="both"/>
        <w:rPr>
          <w:del w:id="885" w:author="Jakob Dumky [2]" w:date="2019-12-05T23:12:00Z"/>
          <w:rFonts w:ascii="Cambria" w:eastAsia="Cambria" w:hAnsi="Cambria" w:cs="Cambria"/>
          <w:color w:val="181717"/>
          <w:lang w:val="en-GB"/>
        </w:rPr>
      </w:pPr>
      <w:ins w:id="886" w:author="Jakob Dumky" w:date="2019-12-05T17:29:00Z">
        <w:del w:id="887" w:author="Jakob Dumky [2]" w:date="2019-12-05T23:12:00Z">
          <w:r w:rsidDel="00546388">
            <w:rPr>
              <w:rFonts w:ascii="Cambria" w:eastAsia="Cambria" w:hAnsi="Cambria" w:cs="Cambria"/>
              <w:color w:val="181717"/>
              <w:lang w:val="en-GB"/>
            </w:rPr>
            <w:delText xml:space="preserve">Keep </w:delText>
          </w:r>
          <w:r w:rsidR="00F72D4D" w:rsidDel="00546388">
            <w:rPr>
              <w:rFonts w:ascii="Cambria" w:eastAsia="Cambria" w:hAnsi="Cambria" w:cs="Cambria"/>
              <w:color w:val="181717"/>
              <w:lang w:val="en-GB"/>
            </w:rPr>
            <w:delText xml:space="preserve">records as appropriate to </w:delText>
          </w:r>
          <w:r w:rsidR="00157F0C" w:rsidDel="00546388">
            <w:rPr>
              <w:rFonts w:ascii="Cambria" w:eastAsia="Cambria" w:hAnsi="Cambria" w:cs="Cambria"/>
              <w:color w:val="181717"/>
              <w:lang w:val="en-GB"/>
            </w:rPr>
            <w:delText>allow follow-up of process implementation.</w:delText>
          </w:r>
        </w:del>
      </w:ins>
      <w:del w:id="888" w:author="Jakob Dumky [2]" w:date="2019-12-05T23:12:00Z">
        <w:r w:rsidR="00EF0474" w:rsidDel="00546388">
          <w:rPr>
            <w:rFonts w:ascii="Cambria" w:eastAsia="Cambria" w:hAnsi="Cambria" w:cs="Cambria"/>
            <w:color w:val="181717"/>
          </w:rPr>
          <w:delText xml:space="preserve">The organization shall plan, implement and control the processes needed to meet information security requirements, and to implement the actions determined in </w:delText>
        </w:r>
        <w:r w:rsidR="00EF0474" w:rsidDel="00546388">
          <w:rPr>
            <w:rFonts w:ascii="Cambria" w:eastAsia="Cambria" w:hAnsi="Cambria" w:cs="Cambria"/>
            <w:color w:val="053BF5"/>
            <w:u w:val="single" w:color="053BF5"/>
          </w:rPr>
          <w:delText>6.1</w:delText>
        </w:r>
        <w:r w:rsidR="00EF0474" w:rsidDel="00546388">
          <w:rPr>
            <w:rFonts w:ascii="Cambria" w:eastAsia="Cambria" w:hAnsi="Cambria" w:cs="Cambria"/>
            <w:color w:val="181717"/>
          </w:rPr>
          <w:delText xml:space="preserve">. The organization shall also implement plans to achieve information security objectives determined in </w:delText>
        </w:r>
        <w:r w:rsidR="00EF0474" w:rsidDel="00546388">
          <w:rPr>
            <w:rFonts w:ascii="Cambria" w:eastAsia="Cambria" w:hAnsi="Cambria" w:cs="Cambria"/>
            <w:color w:val="053BF5"/>
            <w:u w:val="single" w:color="053BF5"/>
          </w:rPr>
          <w:delText>6.2</w:delText>
        </w:r>
        <w:r w:rsidR="00EF0474" w:rsidDel="00546388">
          <w:rPr>
            <w:rFonts w:ascii="Cambria" w:eastAsia="Cambria" w:hAnsi="Cambria" w:cs="Cambria"/>
            <w:color w:val="181717"/>
          </w:rPr>
          <w:delText>.</w:delText>
        </w:r>
      </w:del>
    </w:p>
    <w:p w14:paraId="12F4FBE0" w14:textId="3BCAC485" w:rsidR="00157F0C" w:rsidDel="00546388" w:rsidRDefault="00157F0C">
      <w:pPr>
        <w:spacing w:after="150" w:line="265" w:lineRule="auto"/>
        <w:ind w:left="-5" w:hanging="10"/>
        <w:jc w:val="both"/>
        <w:rPr>
          <w:ins w:id="889" w:author="Jakob Dumky" w:date="2019-12-05T17:29:00Z"/>
          <w:del w:id="890" w:author="Jakob Dumky [2]" w:date="2019-12-05T23:12:00Z"/>
          <w:rFonts w:ascii="Cambria" w:eastAsia="Cambria" w:hAnsi="Cambria" w:cs="Cambria"/>
          <w:color w:val="181717"/>
          <w:lang w:val="en-GB"/>
        </w:rPr>
      </w:pPr>
    </w:p>
    <w:p w14:paraId="0294E3E8" w14:textId="3112848E" w:rsidR="002D20EA" w:rsidDel="00546388" w:rsidRDefault="002D20EA">
      <w:pPr>
        <w:spacing w:after="150" w:line="265" w:lineRule="auto"/>
        <w:ind w:left="-5" w:hanging="10"/>
        <w:jc w:val="both"/>
        <w:rPr>
          <w:ins w:id="891" w:author="Jakob Dumky" w:date="2019-12-05T17:29:00Z"/>
          <w:del w:id="892" w:author="Jakob Dumky [2]" w:date="2019-12-05T23:12:00Z"/>
          <w:rFonts w:ascii="Cambria" w:eastAsia="Cambria" w:hAnsi="Cambria" w:cs="Cambria"/>
          <w:color w:val="181717"/>
        </w:rPr>
      </w:pPr>
      <w:ins w:id="893" w:author="Jakob Dumky" w:date="2019-12-05T17:30:00Z">
        <w:del w:id="894" w:author="Jakob Dumky [2]" w:date="2019-12-05T23:12:00Z">
          <w:r w:rsidDel="00546388">
            <w:rPr>
              <w:rFonts w:ascii="Cambria" w:eastAsia="Cambria" w:hAnsi="Cambria" w:cs="Cambria"/>
              <w:color w:val="181717"/>
              <w:lang w:val="en-GB"/>
            </w:rPr>
            <w:delText xml:space="preserve">The organization shall control planned changes and review </w:delText>
          </w:r>
        </w:del>
      </w:ins>
    </w:p>
    <w:p w14:paraId="74189D7A" w14:textId="2E74028B" w:rsidR="0094346E" w:rsidDel="00546388" w:rsidRDefault="0094346E">
      <w:pPr>
        <w:spacing w:after="150" w:line="265" w:lineRule="auto"/>
        <w:ind w:left="-5" w:hanging="10"/>
        <w:jc w:val="both"/>
        <w:rPr>
          <w:ins w:id="895" w:author="Jakob Dumky" w:date="2019-12-05T17:28:00Z"/>
          <w:del w:id="896" w:author="Jakob Dumky [2]" w:date="2019-12-05T23:12:00Z"/>
        </w:rPr>
      </w:pPr>
    </w:p>
    <w:p w14:paraId="78E417A3" w14:textId="12CD9C03" w:rsidR="00273F27" w:rsidDel="00546388" w:rsidRDefault="00EF0474">
      <w:pPr>
        <w:spacing w:after="150" w:line="265" w:lineRule="auto"/>
        <w:ind w:left="-5" w:hanging="10"/>
        <w:jc w:val="both"/>
        <w:rPr>
          <w:del w:id="897" w:author="Jakob Dumky [2]" w:date="2019-12-05T23:12:00Z"/>
        </w:rPr>
      </w:pPr>
      <w:del w:id="898" w:author="Jakob Dumky [2]" w:date="2019-12-05T23:12:00Z">
        <w:r w:rsidDel="00546388">
          <w:rPr>
            <w:rFonts w:ascii="Cambria" w:eastAsia="Cambria" w:hAnsi="Cambria" w:cs="Cambria"/>
            <w:color w:val="181717"/>
          </w:rPr>
          <w:delText>The organization shall keep documented information to the extent necessary to have confidence that the processes have been carried out as planned.</w:delText>
        </w:r>
      </w:del>
    </w:p>
    <w:p w14:paraId="616BC5DE" w14:textId="16FBFA92" w:rsidR="00273F27" w:rsidDel="00546388" w:rsidRDefault="00EF0474">
      <w:pPr>
        <w:spacing w:after="150" w:line="265" w:lineRule="auto"/>
        <w:ind w:left="-5" w:hanging="10"/>
        <w:jc w:val="both"/>
        <w:rPr>
          <w:del w:id="899" w:author="Jakob Dumky [2]" w:date="2019-12-05T23:12:00Z"/>
        </w:rPr>
      </w:pPr>
      <w:del w:id="900" w:author="Jakob Dumky [2]" w:date="2019-12-05T23:12:00Z">
        <w:r w:rsidDel="00546388">
          <w:rPr>
            <w:rFonts w:ascii="Cambria" w:eastAsia="Cambria" w:hAnsi="Cambria" w:cs="Cambria"/>
            <w:color w:val="181717"/>
          </w:rPr>
          <w:delText>The organization shall control planned changes and review the consequences of unintended changes, taking action to mitigate any adverse effects, as necessary.</w:delText>
        </w:r>
      </w:del>
    </w:p>
    <w:p w14:paraId="7E92C703" w14:textId="326AC39E" w:rsidR="00273F27" w:rsidRDefault="00EF0474">
      <w:pPr>
        <w:spacing w:after="284" w:line="265" w:lineRule="auto"/>
        <w:ind w:left="-5" w:hanging="10"/>
        <w:jc w:val="both"/>
      </w:pPr>
      <w:del w:id="901" w:author="Jakob Dumky [2]" w:date="2019-12-05T23:12:00Z">
        <w:r w:rsidDel="00546388">
          <w:rPr>
            <w:rFonts w:ascii="Cambria" w:eastAsia="Cambria" w:hAnsi="Cambria" w:cs="Cambria"/>
            <w:color w:val="181717"/>
          </w:rPr>
          <w:delText>The organization shall ensure that outsourced processes are determined and controlled.</w:delText>
        </w:r>
      </w:del>
      <w:ins w:id="902" w:author="Jakob Dumky [2]" w:date="2019-12-05T23:12:00Z">
        <w:r w:rsidR="00546388">
          <w:rPr>
            <w:rFonts w:ascii="Cambria" w:eastAsia="Cambria" w:hAnsi="Cambria" w:cs="Cambria"/>
            <w:color w:val="181717"/>
            <w:lang w:val="en-GB"/>
          </w:rPr>
          <w:t xml:space="preserve"> </w:t>
        </w:r>
      </w:ins>
    </w:p>
    <w:p w14:paraId="5FE9B779" w14:textId="77777777" w:rsidR="00273F27" w:rsidRDefault="00EF0474">
      <w:pPr>
        <w:pStyle w:val="Heading4"/>
        <w:tabs>
          <w:tab w:val="center" w:pos="2618"/>
        </w:tabs>
        <w:ind w:left="-15" w:firstLine="0"/>
      </w:pPr>
      <w:r>
        <w:lastRenderedPageBreak/>
        <w:t xml:space="preserve">8.2 </w:t>
      </w:r>
      <w:r>
        <w:tab/>
        <w:t>Information security risk assessment</w:t>
      </w:r>
    </w:p>
    <w:p w14:paraId="243080B0" w14:textId="77777777" w:rsidR="00273F27" w:rsidRDefault="00EF0474">
      <w:pPr>
        <w:spacing w:after="150" w:line="265" w:lineRule="auto"/>
        <w:ind w:left="-5" w:hanging="10"/>
        <w:jc w:val="both"/>
      </w:pPr>
      <w:r>
        <w:rPr>
          <w:rFonts w:ascii="Cambria" w:eastAsia="Cambria" w:hAnsi="Cambria" w:cs="Cambria"/>
          <w:color w:val="181717"/>
        </w:rPr>
        <w:t xml:space="preserve">The organization shall perform information security risk assessments at planned intervals or when significant changes are proposed or occur, taking account of the criteria established in </w:t>
      </w:r>
      <w:r>
        <w:rPr>
          <w:rFonts w:ascii="Cambria" w:eastAsia="Cambria" w:hAnsi="Cambria" w:cs="Cambria"/>
          <w:color w:val="053BF5"/>
          <w:u w:val="single" w:color="053BF5"/>
        </w:rPr>
        <w:t>6.1.2</w:t>
      </w:r>
      <w:r>
        <w:rPr>
          <w:rFonts w:ascii="Cambria" w:eastAsia="Cambria" w:hAnsi="Cambria" w:cs="Cambria"/>
          <w:color w:val="181717"/>
        </w:rPr>
        <w:t xml:space="preserve"> a).</w:t>
      </w:r>
    </w:p>
    <w:p w14:paraId="73C5B0B5" w14:textId="77777777" w:rsidR="00273F27" w:rsidRDefault="00EF0474">
      <w:pPr>
        <w:spacing w:after="291" w:line="265" w:lineRule="auto"/>
        <w:ind w:left="-5" w:hanging="10"/>
        <w:jc w:val="both"/>
      </w:pPr>
      <w:r>
        <w:rPr>
          <w:rFonts w:ascii="Cambria" w:eastAsia="Cambria" w:hAnsi="Cambria" w:cs="Cambria"/>
          <w:color w:val="181717"/>
        </w:rPr>
        <w:t>The organization shall retain documented information of the results of the information security risk assessments.</w:t>
      </w:r>
    </w:p>
    <w:p w14:paraId="0219089E" w14:textId="77777777" w:rsidR="00273F27" w:rsidRDefault="00EF0474">
      <w:pPr>
        <w:pStyle w:val="Heading4"/>
        <w:tabs>
          <w:tab w:val="center" w:pos="2540"/>
        </w:tabs>
        <w:ind w:left="-15" w:firstLine="0"/>
      </w:pPr>
      <w:r>
        <w:t xml:space="preserve">8.3 </w:t>
      </w:r>
      <w:r>
        <w:tab/>
        <w:t>Information security risk treatment</w:t>
      </w:r>
    </w:p>
    <w:p w14:paraId="156C486D" w14:textId="77777777" w:rsidR="00273F27" w:rsidRDefault="00EF0474">
      <w:pPr>
        <w:spacing w:after="150" w:line="265" w:lineRule="auto"/>
        <w:ind w:left="-5" w:hanging="10"/>
        <w:jc w:val="both"/>
      </w:pPr>
      <w:r>
        <w:rPr>
          <w:rFonts w:ascii="Cambria" w:eastAsia="Cambria" w:hAnsi="Cambria" w:cs="Cambria"/>
          <w:color w:val="181717"/>
        </w:rPr>
        <w:t>The organization shall implement the information security risk treatment plan.</w:t>
      </w:r>
    </w:p>
    <w:p w14:paraId="76234BD2" w14:textId="77777777" w:rsidR="00273F27" w:rsidRDefault="00EF0474">
      <w:pPr>
        <w:spacing w:after="398" w:line="265" w:lineRule="auto"/>
        <w:ind w:left="-5" w:hanging="10"/>
        <w:jc w:val="both"/>
      </w:pPr>
      <w:r>
        <w:rPr>
          <w:rFonts w:ascii="Cambria" w:eastAsia="Cambria" w:hAnsi="Cambria" w:cs="Cambria"/>
          <w:color w:val="181717"/>
        </w:rPr>
        <w:t>The organization shall retain documented information of the results of the information security risk treatment.</w:t>
      </w:r>
    </w:p>
    <w:p w14:paraId="4320C068" w14:textId="77777777" w:rsidR="00273F27" w:rsidRDefault="00EF0474">
      <w:pPr>
        <w:pStyle w:val="Heading3"/>
        <w:tabs>
          <w:tab w:val="center" w:pos="1831"/>
        </w:tabs>
        <w:ind w:left="-15" w:firstLine="0"/>
      </w:pPr>
      <w:bookmarkStart w:id="903" w:name="_Toc26099150"/>
      <w:r>
        <w:t xml:space="preserve">9 </w:t>
      </w:r>
      <w:r>
        <w:tab/>
        <w:t>Performance evaluation</w:t>
      </w:r>
      <w:bookmarkEnd w:id="903"/>
    </w:p>
    <w:p w14:paraId="5A823F34" w14:textId="77777777" w:rsidR="00273F27" w:rsidRDefault="00EF0474">
      <w:pPr>
        <w:pStyle w:val="Heading4"/>
        <w:tabs>
          <w:tab w:val="center" w:pos="3351"/>
        </w:tabs>
        <w:ind w:left="-15" w:firstLine="0"/>
      </w:pPr>
      <w:r>
        <w:t xml:space="preserve">9.1 </w:t>
      </w:r>
      <w:r>
        <w:tab/>
        <w:t>Monitoring, measurement, analysis and evaluation</w:t>
      </w:r>
    </w:p>
    <w:p w14:paraId="51BF9D88" w14:textId="7670796B" w:rsidR="00273F27" w:rsidDel="003423CF" w:rsidRDefault="00EF0474">
      <w:pPr>
        <w:spacing w:after="150" w:line="265" w:lineRule="auto"/>
        <w:ind w:left="-5" w:hanging="10"/>
        <w:jc w:val="both"/>
        <w:rPr>
          <w:del w:id="904" w:author="Jakob Dumky [2]" w:date="2019-12-05T23:18:00Z"/>
        </w:rPr>
      </w:pPr>
      <w:bookmarkStart w:id="905" w:name="_GoBack"/>
      <w:del w:id="906" w:author="Jakob Dumky [2]" w:date="2019-12-05T23:18:00Z">
        <w:r w:rsidDel="003423CF">
          <w:rPr>
            <w:rFonts w:ascii="Cambria" w:eastAsia="Cambria" w:hAnsi="Cambria" w:cs="Cambria"/>
            <w:color w:val="181717"/>
          </w:rPr>
          <w:delText>The organization shall evaluate the information security performance and the effectiveness of the information security management system.</w:delText>
        </w:r>
      </w:del>
    </w:p>
    <w:p w14:paraId="3F0B5CF9" w14:textId="6A7766B2" w:rsidR="00273F27" w:rsidDel="003423CF" w:rsidRDefault="00EF0474">
      <w:pPr>
        <w:spacing w:after="150" w:line="265" w:lineRule="auto"/>
        <w:ind w:left="-5" w:hanging="10"/>
        <w:jc w:val="both"/>
        <w:rPr>
          <w:del w:id="907" w:author="Jakob Dumky [2]" w:date="2019-12-05T23:18:00Z"/>
        </w:rPr>
      </w:pPr>
      <w:del w:id="908" w:author="Jakob Dumky [2]" w:date="2019-12-05T23:18:00Z">
        <w:r w:rsidDel="003423CF">
          <w:rPr>
            <w:rFonts w:ascii="Cambria" w:eastAsia="Cambria" w:hAnsi="Cambria" w:cs="Cambria"/>
            <w:color w:val="181717"/>
          </w:rPr>
          <w:delText>The organization shall determine:</w:delText>
        </w:r>
      </w:del>
    </w:p>
    <w:p w14:paraId="46E70BF4" w14:textId="0AEE6BFA" w:rsidR="000B22DC" w:rsidRDefault="005E01FE" w:rsidP="005E01FE">
      <w:pPr>
        <w:spacing w:after="150" w:line="265" w:lineRule="auto"/>
        <w:jc w:val="both"/>
        <w:rPr>
          <w:ins w:id="909" w:author="Jakob Dumky [2]" w:date="2019-12-05T23:18:00Z"/>
          <w:rFonts w:ascii="Cambria" w:eastAsia="Cambria" w:hAnsi="Cambria" w:cs="Cambria"/>
          <w:color w:val="181717"/>
        </w:rPr>
      </w:pPr>
      <w:ins w:id="910" w:author="Jakob Dumky [2]" w:date="2019-12-05T23:18:00Z">
        <w:r w:rsidRPr="005E01FE">
          <w:rPr>
            <w:rFonts w:ascii="Cambria" w:eastAsia="Cambria" w:hAnsi="Cambria" w:cs="Cambria"/>
            <w:color w:val="181717"/>
            <w:lang w:val="en-GB"/>
            <w:rPrChange w:id="911" w:author="Jakob Dumky [2]" w:date="2019-12-05T23:18:00Z">
              <w:rPr>
                <w:rFonts w:ascii="Cambria" w:eastAsia="Cambria" w:hAnsi="Cambria" w:cs="Cambria"/>
                <w:color w:val="181717"/>
                <w:lang w:val="sv-SE"/>
              </w:rPr>
            </w:rPrChange>
          </w:rPr>
          <w:t>W</w:t>
        </w:r>
      </w:ins>
      <w:del w:id="912" w:author="Jakob Dumky [2]" w:date="2019-12-05T23:18:00Z">
        <w:r w:rsidR="00EF0474" w:rsidDel="005E01FE">
          <w:rPr>
            <w:rFonts w:ascii="Cambria" w:eastAsia="Cambria" w:hAnsi="Cambria" w:cs="Cambria"/>
            <w:color w:val="181717"/>
          </w:rPr>
          <w:delText>w</w:delText>
        </w:r>
      </w:del>
      <w:r w:rsidR="00EF0474">
        <w:rPr>
          <w:rFonts w:ascii="Cambria" w:eastAsia="Cambria" w:hAnsi="Cambria" w:cs="Cambria"/>
          <w:color w:val="181717"/>
        </w:rPr>
        <w:t xml:space="preserve">hat </w:t>
      </w:r>
      <w:ins w:id="913" w:author="Jakob Dumky [2]" w:date="2019-12-05T23:18:00Z">
        <w:r w:rsidRPr="005E01FE">
          <w:rPr>
            <w:rFonts w:ascii="Cambria" w:eastAsia="Cambria" w:hAnsi="Cambria" w:cs="Cambria"/>
            <w:color w:val="181717"/>
            <w:lang w:val="en-GB"/>
            <w:rPrChange w:id="914" w:author="Jakob Dumky [2]" w:date="2019-12-05T23:18:00Z">
              <w:rPr>
                <w:rFonts w:ascii="Cambria" w:eastAsia="Cambria" w:hAnsi="Cambria" w:cs="Cambria"/>
                <w:color w:val="181717"/>
                <w:lang w:val="sv-SE"/>
              </w:rPr>
            </w:rPrChange>
          </w:rPr>
          <w:t>t</w:t>
        </w:r>
        <w:r>
          <w:rPr>
            <w:rFonts w:ascii="Cambria" w:eastAsia="Cambria" w:hAnsi="Cambria" w:cs="Cambria"/>
            <w:color w:val="181717"/>
            <w:lang w:val="en-GB"/>
          </w:rPr>
          <w:t>o</w:t>
        </w:r>
        <w:r w:rsidR="000B22DC">
          <w:rPr>
            <w:rFonts w:ascii="Cambria" w:eastAsia="Cambria" w:hAnsi="Cambria" w:cs="Cambria"/>
            <w:color w:val="181717"/>
            <w:lang w:val="en-GB"/>
          </w:rPr>
          <w:t xml:space="preserve"> </w:t>
        </w:r>
      </w:ins>
      <w:del w:id="915" w:author="Jakob Dumky [2]" w:date="2019-12-05T23:18:00Z">
        <w:r w:rsidR="00EF0474" w:rsidDel="005E01FE">
          <w:rPr>
            <w:rFonts w:ascii="Cambria" w:eastAsia="Cambria" w:hAnsi="Cambria" w:cs="Cambria"/>
            <w:color w:val="181717"/>
          </w:rPr>
          <w:delText xml:space="preserve">needs to be </w:delText>
        </w:r>
      </w:del>
      <w:ins w:id="916" w:author="Jakob Dumky [2]" w:date="2019-12-05T23:18:00Z">
        <w:r w:rsidR="000B22DC" w:rsidRPr="000B22DC">
          <w:rPr>
            <w:rFonts w:ascii="Cambria" w:eastAsia="Cambria" w:hAnsi="Cambria" w:cs="Cambria"/>
            <w:color w:val="181717"/>
            <w:lang w:val="en-GB"/>
            <w:rPrChange w:id="917" w:author="Jakob Dumky [2]" w:date="2019-12-05T23:18:00Z">
              <w:rPr>
                <w:rFonts w:ascii="Cambria" w:eastAsia="Cambria" w:hAnsi="Cambria" w:cs="Cambria"/>
                <w:color w:val="181717"/>
                <w:lang w:val="sv-SE"/>
              </w:rPr>
            </w:rPrChange>
          </w:rPr>
          <w:t>be</w:t>
        </w:r>
        <w:r w:rsidR="000B22DC">
          <w:rPr>
            <w:rFonts w:ascii="Cambria" w:eastAsia="Cambria" w:hAnsi="Cambria" w:cs="Cambria"/>
            <w:color w:val="181717"/>
            <w:lang w:val="en-GB"/>
          </w:rPr>
          <w:t xml:space="preserve"> </w:t>
        </w:r>
      </w:ins>
      <w:r w:rsidR="00EF0474">
        <w:rPr>
          <w:rFonts w:ascii="Cambria" w:eastAsia="Cambria" w:hAnsi="Cambria" w:cs="Cambria"/>
          <w:color w:val="181717"/>
        </w:rPr>
        <w:t xml:space="preserve">monitored and measured, </w:t>
      </w:r>
    </w:p>
    <w:p w14:paraId="31FA8BE2" w14:textId="01F9B4BB" w:rsidR="00273F27" w:rsidDel="00AE277E" w:rsidRDefault="00EF0474" w:rsidP="005E01FE">
      <w:pPr>
        <w:spacing w:after="150" w:line="265" w:lineRule="auto"/>
        <w:jc w:val="both"/>
        <w:rPr>
          <w:del w:id="918" w:author="Jakob Dumky [2]" w:date="2019-12-05T23:19:00Z"/>
        </w:rPr>
        <w:pPrChange w:id="919" w:author="Jakob Dumky [2]" w:date="2019-12-05T23:18:00Z">
          <w:pPr>
            <w:numPr>
              <w:numId w:val="20"/>
            </w:numPr>
            <w:spacing w:after="150" w:line="265" w:lineRule="auto"/>
            <w:ind w:left="403" w:hanging="403"/>
            <w:jc w:val="both"/>
          </w:pPr>
        </w:pPrChange>
      </w:pPr>
      <w:del w:id="920" w:author="Jakob Dumky [2]" w:date="2019-12-05T23:19:00Z">
        <w:r w:rsidDel="00AE277E">
          <w:rPr>
            <w:rFonts w:ascii="Cambria" w:eastAsia="Cambria" w:hAnsi="Cambria" w:cs="Cambria"/>
            <w:color w:val="181717"/>
          </w:rPr>
          <w:delText>including information security processes and controls;</w:delText>
        </w:r>
      </w:del>
    </w:p>
    <w:p w14:paraId="61605871" w14:textId="77777777" w:rsidR="00E90A04" w:rsidRDefault="00EF0474" w:rsidP="00AE277E">
      <w:pPr>
        <w:spacing w:after="150" w:line="265" w:lineRule="auto"/>
        <w:jc w:val="both"/>
        <w:rPr>
          <w:ins w:id="921" w:author="Jakob Dumky [2]" w:date="2019-12-05T23:19:00Z"/>
          <w:rFonts w:ascii="Cambria" w:eastAsia="Cambria" w:hAnsi="Cambria" w:cs="Cambria"/>
          <w:color w:val="181717"/>
        </w:rPr>
      </w:pPr>
      <w:del w:id="922" w:author="Jakob Dumky [2]" w:date="2019-12-05T23:19:00Z">
        <w:r w:rsidDel="00AE277E">
          <w:rPr>
            <w:rFonts w:ascii="Cambria" w:eastAsia="Cambria" w:hAnsi="Cambria" w:cs="Cambria"/>
            <w:color w:val="181717"/>
          </w:rPr>
          <w:delText>t</w:delText>
        </w:r>
      </w:del>
      <w:ins w:id="923" w:author="Jakob Dumky [2]" w:date="2019-12-05T23:19:00Z">
        <w:r w:rsidR="00AE277E" w:rsidRPr="00E90A04">
          <w:rPr>
            <w:rFonts w:ascii="Cambria" w:eastAsia="Cambria" w:hAnsi="Cambria" w:cs="Cambria"/>
            <w:color w:val="181717"/>
            <w:lang w:val="en-GB"/>
            <w:rPrChange w:id="924" w:author="Jakob Dumky [2]" w:date="2019-12-05T23:19:00Z">
              <w:rPr>
                <w:rFonts w:ascii="Cambria" w:eastAsia="Cambria" w:hAnsi="Cambria" w:cs="Cambria"/>
                <w:color w:val="181717"/>
                <w:lang w:val="sv-SE"/>
              </w:rPr>
            </w:rPrChange>
          </w:rPr>
          <w:t>T</w:t>
        </w:r>
      </w:ins>
      <w:r>
        <w:rPr>
          <w:rFonts w:ascii="Cambria" w:eastAsia="Cambria" w:hAnsi="Cambria" w:cs="Cambria"/>
          <w:color w:val="181717"/>
        </w:rPr>
        <w:t xml:space="preserve">he methods for monitoring, measurement, analysis and evaluation, </w:t>
      </w:r>
    </w:p>
    <w:p w14:paraId="73D52541" w14:textId="1FD78AC9" w:rsidR="00273F27" w:rsidDel="00E90A04" w:rsidRDefault="00EF0474" w:rsidP="00C62F22">
      <w:pPr>
        <w:spacing w:after="150" w:line="265" w:lineRule="auto"/>
        <w:jc w:val="both"/>
        <w:rPr>
          <w:del w:id="925" w:author="Jakob Dumky [2]" w:date="2019-12-05T23:19:00Z"/>
        </w:rPr>
        <w:pPrChange w:id="926" w:author="Jakob Dumky [2]" w:date="2019-12-05T23:19:00Z">
          <w:pPr>
            <w:numPr>
              <w:numId w:val="20"/>
            </w:numPr>
            <w:spacing w:after="150" w:line="265" w:lineRule="auto"/>
            <w:ind w:left="403" w:hanging="403"/>
            <w:jc w:val="both"/>
          </w:pPr>
        </w:pPrChange>
      </w:pPr>
      <w:del w:id="927" w:author="Jakob Dumky [2]" w:date="2019-12-05T23:19:00Z">
        <w:r w:rsidDel="00E90A04">
          <w:rPr>
            <w:rFonts w:ascii="Cambria" w:eastAsia="Cambria" w:hAnsi="Cambria" w:cs="Cambria"/>
            <w:color w:val="181717"/>
          </w:rPr>
          <w:delText>as applicable, to ensure valid results;</w:delText>
        </w:r>
      </w:del>
    </w:p>
    <w:p w14:paraId="53032BBE" w14:textId="70DDC663" w:rsidR="00273F27" w:rsidDel="00E90A04" w:rsidRDefault="00EF0474" w:rsidP="00C62F22">
      <w:pPr>
        <w:tabs>
          <w:tab w:val="center" w:pos="4879"/>
        </w:tabs>
        <w:spacing w:after="207" w:line="220" w:lineRule="auto"/>
        <w:rPr>
          <w:del w:id="928" w:author="Jakob Dumky [2]" w:date="2019-12-05T23:19:00Z"/>
        </w:rPr>
        <w:pPrChange w:id="929" w:author="Jakob Dumky [2]" w:date="2019-12-05T23:19:00Z">
          <w:pPr>
            <w:tabs>
              <w:tab w:val="center" w:pos="4879"/>
            </w:tabs>
            <w:spacing w:after="207" w:line="220" w:lineRule="auto"/>
          </w:pPr>
        </w:pPrChange>
      </w:pPr>
      <w:del w:id="930" w:author="Jakob Dumky [2]" w:date="2019-12-05T23:19:00Z">
        <w:r w:rsidDel="00E90A04">
          <w:rPr>
            <w:rFonts w:ascii="Cambria" w:eastAsia="Cambria" w:hAnsi="Cambria" w:cs="Cambria"/>
            <w:color w:val="181717"/>
            <w:sz w:val="20"/>
          </w:rPr>
          <w:delText xml:space="preserve">NOTE </w:delText>
        </w:r>
        <w:r w:rsidDel="00E90A04">
          <w:rPr>
            <w:rFonts w:ascii="Cambria" w:eastAsia="Cambria" w:hAnsi="Cambria" w:cs="Cambria"/>
            <w:color w:val="181717"/>
            <w:sz w:val="20"/>
          </w:rPr>
          <w:tab/>
          <w:delText>The methods selected should produce comparable and reproducible results to be considered valid.</w:delText>
        </w:r>
      </w:del>
    </w:p>
    <w:p w14:paraId="3BB1FF0D" w14:textId="61F67AC8" w:rsidR="00273F27" w:rsidRDefault="00EF0474" w:rsidP="00C62F22">
      <w:pPr>
        <w:spacing w:after="150" w:line="265" w:lineRule="auto"/>
        <w:jc w:val="both"/>
        <w:pPrChange w:id="931" w:author="Jakob Dumky [2]" w:date="2019-12-05T23:19:00Z">
          <w:pPr>
            <w:numPr>
              <w:numId w:val="20"/>
            </w:numPr>
            <w:spacing w:after="150" w:line="265" w:lineRule="auto"/>
            <w:ind w:left="403" w:hanging="403"/>
            <w:jc w:val="both"/>
          </w:pPr>
        </w:pPrChange>
      </w:pPr>
      <w:del w:id="932" w:author="Jakob Dumky [2]" w:date="2019-12-05T23:19:00Z">
        <w:r w:rsidDel="00C62F22">
          <w:rPr>
            <w:rFonts w:ascii="Cambria" w:eastAsia="Cambria" w:hAnsi="Cambria" w:cs="Cambria"/>
            <w:color w:val="181717"/>
          </w:rPr>
          <w:delText>w</w:delText>
        </w:r>
      </w:del>
      <w:ins w:id="933" w:author="Jakob Dumky [2]" w:date="2019-12-05T23:20:00Z">
        <w:r w:rsidR="005B2350">
          <w:rPr>
            <w:rFonts w:ascii="Cambria" w:eastAsia="Cambria" w:hAnsi="Cambria" w:cs="Cambria"/>
            <w:color w:val="181717"/>
            <w:lang w:val="en-GB"/>
          </w:rPr>
          <w:t>W</w:t>
        </w:r>
      </w:ins>
      <w:r>
        <w:rPr>
          <w:rFonts w:ascii="Cambria" w:eastAsia="Cambria" w:hAnsi="Cambria" w:cs="Cambria"/>
          <w:color w:val="181717"/>
        </w:rPr>
        <w:t>hen</w:t>
      </w:r>
      <w:del w:id="934" w:author="Jakob Dumky [2]" w:date="2019-12-05T23:20:00Z">
        <w:r w:rsidDel="005B2350">
          <w:rPr>
            <w:rFonts w:ascii="Cambria" w:eastAsia="Cambria" w:hAnsi="Cambria" w:cs="Cambria"/>
            <w:color w:val="181717"/>
          </w:rPr>
          <w:delText xml:space="preserve"> the</w:delText>
        </w:r>
      </w:del>
      <w:ins w:id="935" w:author="Jakob Dumky [2]" w:date="2019-12-05T23:20:00Z">
        <w:r w:rsidR="005B2350" w:rsidRPr="005B2350">
          <w:rPr>
            <w:rFonts w:ascii="Cambria" w:eastAsia="Cambria" w:hAnsi="Cambria" w:cs="Cambria"/>
            <w:color w:val="181717"/>
            <w:lang w:val="en-GB"/>
            <w:rPrChange w:id="936" w:author="Jakob Dumky [2]" w:date="2019-12-05T23:20:00Z">
              <w:rPr>
                <w:rFonts w:ascii="Cambria" w:eastAsia="Cambria" w:hAnsi="Cambria" w:cs="Cambria"/>
                <w:color w:val="181717"/>
                <w:lang w:val="sv-SE"/>
              </w:rPr>
            </w:rPrChange>
          </w:rPr>
          <w:t xml:space="preserve"> </w:t>
        </w:r>
        <w:r w:rsidR="005B2350">
          <w:rPr>
            <w:rFonts w:ascii="Cambria" w:eastAsia="Cambria" w:hAnsi="Cambria" w:cs="Cambria"/>
            <w:color w:val="181717"/>
            <w:lang w:val="en-GB"/>
          </w:rPr>
          <w:t>to</w:t>
        </w:r>
      </w:ins>
      <w:r>
        <w:rPr>
          <w:rFonts w:ascii="Cambria" w:eastAsia="Cambria" w:hAnsi="Cambria" w:cs="Cambria"/>
          <w:color w:val="181717"/>
        </w:rPr>
        <w:t xml:space="preserve"> monitor</w:t>
      </w:r>
      <w:del w:id="937" w:author="Jakob Dumky [2]" w:date="2019-12-05T23:20:00Z">
        <w:r w:rsidDel="005B2350">
          <w:rPr>
            <w:rFonts w:ascii="Cambria" w:eastAsia="Cambria" w:hAnsi="Cambria" w:cs="Cambria"/>
            <w:color w:val="181717"/>
          </w:rPr>
          <w:delText>ing</w:delText>
        </w:r>
      </w:del>
      <w:r>
        <w:rPr>
          <w:rFonts w:ascii="Cambria" w:eastAsia="Cambria" w:hAnsi="Cambria" w:cs="Cambria"/>
          <w:color w:val="181717"/>
        </w:rPr>
        <w:t xml:space="preserve"> and </w:t>
      </w:r>
      <w:del w:id="938" w:author="Jakob Dumky [2]" w:date="2019-12-05T23:21:00Z">
        <w:r w:rsidDel="005B2350">
          <w:rPr>
            <w:rFonts w:ascii="Cambria" w:eastAsia="Cambria" w:hAnsi="Cambria" w:cs="Cambria"/>
            <w:color w:val="181717"/>
          </w:rPr>
          <w:delText xml:space="preserve">measuring </w:delText>
        </w:r>
      </w:del>
      <w:proofErr w:type="spellStart"/>
      <w:ins w:id="939" w:author="Jakob Dumky [2]" w:date="2019-12-05T23:21:00Z">
        <w:r w:rsidR="005B2350">
          <w:rPr>
            <w:rFonts w:ascii="Cambria" w:eastAsia="Cambria" w:hAnsi="Cambria" w:cs="Cambria"/>
            <w:color w:val="181717"/>
          </w:rPr>
          <w:t>measur</w:t>
        </w:r>
        <w:proofErr w:type="spellEnd"/>
        <w:r w:rsidR="005B2350" w:rsidRPr="005B2350">
          <w:rPr>
            <w:rFonts w:ascii="Cambria" w:eastAsia="Cambria" w:hAnsi="Cambria" w:cs="Cambria"/>
            <w:color w:val="181717"/>
            <w:lang w:val="en-GB"/>
            <w:rPrChange w:id="940" w:author="Jakob Dumky [2]" w:date="2019-12-05T23:21:00Z">
              <w:rPr>
                <w:rFonts w:ascii="Cambria" w:eastAsia="Cambria" w:hAnsi="Cambria" w:cs="Cambria"/>
                <w:color w:val="181717"/>
                <w:lang w:val="sv-SE"/>
              </w:rPr>
            </w:rPrChange>
          </w:rPr>
          <w:t>e,</w:t>
        </w:r>
      </w:ins>
      <w:del w:id="941" w:author="Jakob Dumky [2]" w:date="2019-12-05T23:21:00Z">
        <w:r w:rsidDel="005B2350">
          <w:rPr>
            <w:rFonts w:ascii="Cambria" w:eastAsia="Cambria" w:hAnsi="Cambria" w:cs="Cambria"/>
            <w:color w:val="181717"/>
          </w:rPr>
          <w:delText>shall be performed;</w:delText>
        </w:r>
      </w:del>
    </w:p>
    <w:p w14:paraId="36926632" w14:textId="78AD4DF8" w:rsidR="00273F27" w:rsidRDefault="00EF0474" w:rsidP="00C62F22">
      <w:pPr>
        <w:spacing w:after="150" w:line="265" w:lineRule="auto"/>
        <w:jc w:val="both"/>
        <w:pPrChange w:id="942" w:author="Jakob Dumky [2]" w:date="2019-12-05T23:19:00Z">
          <w:pPr>
            <w:numPr>
              <w:numId w:val="20"/>
            </w:numPr>
            <w:spacing w:after="150" w:line="265" w:lineRule="auto"/>
            <w:ind w:left="403" w:hanging="403"/>
            <w:jc w:val="both"/>
          </w:pPr>
        </w:pPrChange>
      </w:pPr>
      <w:del w:id="943" w:author="Jakob Dumky [2]" w:date="2019-12-05T23:19:00Z">
        <w:r w:rsidDel="00C62F22">
          <w:rPr>
            <w:rFonts w:ascii="Cambria" w:eastAsia="Cambria" w:hAnsi="Cambria" w:cs="Cambria"/>
            <w:color w:val="181717"/>
          </w:rPr>
          <w:delText>w</w:delText>
        </w:r>
      </w:del>
      <w:ins w:id="944" w:author="Jakob Dumky [2]" w:date="2019-12-05T23:19:00Z">
        <w:r w:rsidR="00C62F22" w:rsidRPr="00C62F22">
          <w:rPr>
            <w:rFonts w:ascii="Cambria" w:eastAsia="Cambria" w:hAnsi="Cambria" w:cs="Cambria"/>
            <w:color w:val="181717"/>
            <w:lang w:val="en-GB"/>
            <w:rPrChange w:id="945" w:author="Jakob Dumky [2]" w:date="2019-12-05T23:19:00Z">
              <w:rPr>
                <w:rFonts w:ascii="Cambria" w:eastAsia="Cambria" w:hAnsi="Cambria" w:cs="Cambria"/>
                <w:color w:val="181717"/>
                <w:lang w:val="sv-SE"/>
              </w:rPr>
            </w:rPrChange>
          </w:rPr>
          <w:t>W</w:t>
        </w:r>
      </w:ins>
      <w:r>
        <w:rPr>
          <w:rFonts w:ascii="Cambria" w:eastAsia="Cambria" w:hAnsi="Cambria" w:cs="Cambria"/>
          <w:color w:val="181717"/>
        </w:rPr>
        <w:t>ho shall monitor and measure;</w:t>
      </w:r>
    </w:p>
    <w:p w14:paraId="29676927" w14:textId="3CB2AB5A" w:rsidR="00273F27" w:rsidRPr="005B2350" w:rsidRDefault="00EF0474" w:rsidP="00C62F22">
      <w:pPr>
        <w:spacing w:after="150" w:line="265" w:lineRule="auto"/>
        <w:jc w:val="both"/>
        <w:rPr>
          <w:rFonts w:ascii="Cambria" w:eastAsia="Cambria" w:hAnsi="Cambria" w:cs="Cambria"/>
          <w:color w:val="181717"/>
          <w:lang w:val="en-GB"/>
          <w:rPrChange w:id="946" w:author="Jakob Dumky [2]" w:date="2019-12-05T23:20:00Z">
            <w:rPr/>
          </w:rPrChange>
        </w:rPr>
        <w:pPrChange w:id="947" w:author="Jakob Dumky [2]" w:date="2019-12-05T23:19:00Z">
          <w:pPr>
            <w:numPr>
              <w:numId w:val="20"/>
            </w:numPr>
            <w:spacing w:after="150" w:line="265" w:lineRule="auto"/>
            <w:ind w:left="403" w:hanging="403"/>
            <w:jc w:val="both"/>
          </w:pPr>
        </w:pPrChange>
      </w:pPr>
      <w:del w:id="948" w:author="Jakob Dumky [2]" w:date="2019-12-05T23:19:00Z">
        <w:r w:rsidDel="00C62F22">
          <w:rPr>
            <w:rFonts w:ascii="Cambria" w:eastAsia="Cambria" w:hAnsi="Cambria" w:cs="Cambria"/>
            <w:color w:val="181717"/>
          </w:rPr>
          <w:delText>w</w:delText>
        </w:r>
      </w:del>
      <w:ins w:id="949" w:author="Jakob Dumky [2]" w:date="2019-12-05T23:19:00Z">
        <w:r w:rsidR="00C62F22" w:rsidRPr="00C62F22">
          <w:rPr>
            <w:rFonts w:ascii="Cambria" w:eastAsia="Cambria" w:hAnsi="Cambria" w:cs="Cambria"/>
            <w:color w:val="181717"/>
            <w:lang w:val="en-GB"/>
            <w:rPrChange w:id="950" w:author="Jakob Dumky [2]" w:date="2019-12-05T23:19:00Z">
              <w:rPr>
                <w:rFonts w:ascii="Cambria" w:eastAsia="Cambria" w:hAnsi="Cambria" w:cs="Cambria"/>
                <w:color w:val="181717"/>
                <w:lang w:val="sv-SE"/>
              </w:rPr>
            </w:rPrChange>
          </w:rPr>
          <w:t>W</w:t>
        </w:r>
      </w:ins>
      <w:r>
        <w:rPr>
          <w:rFonts w:ascii="Cambria" w:eastAsia="Cambria" w:hAnsi="Cambria" w:cs="Cambria"/>
          <w:color w:val="181717"/>
        </w:rPr>
        <w:t>hen</w:t>
      </w:r>
      <w:ins w:id="951" w:author="Jakob Dumky [2]" w:date="2019-12-05T23:19:00Z">
        <w:r w:rsidR="00BA3655" w:rsidRPr="00BA3655">
          <w:rPr>
            <w:rFonts w:ascii="Cambria" w:eastAsia="Cambria" w:hAnsi="Cambria" w:cs="Cambria"/>
            <w:color w:val="181717"/>
            <w:lang w:val="en-GB"/>
            <w:rPrChange w:id="952" w:author="Jakob Dumky [2]" w:date="2019-12-05T23:19:00Z">
              <w:rPr>
                <w:rFonts w:ascii="Cambria" w:eastAsia="Cambria" w:hAnsi="Cambria" w:cs="Cambria"/>
                <w:color w:val="181717"/>
                <w:lang w:val="sv-SE"/>
              </w:rPr>
            </w:rPrChange>
          </w:rPr>
          <w:t xml:space="preserve"> to</w:t>
        </w:r>
        <w:r w:rsidR="00BA3655">
          <w:rPr>
            <w:rFonts w:ascii="Cambria" w:eastAsia="Cambria" w:hAnsi="Cambria" w:cs="Cambria"/>
            <w:color w:val="181717"/>
            <w:lang w:val="en-GB"/>
          </w:rPr>
          <w:t xml:space="preserve"> analyse </w:t>
        </w:r>
      </w:ins>
      <w:ins w:id="953" w:author="Jakob Dumky [2]" w:date="2019-12-05T23:20:00Z">
        <w:r w:rsidR="00BA3655">
          <w:rPr>
            <w:rFonts w:ascii="Cambria" w:eastAsia="Cambria" w:hAnsi="Cambria" w:cs="Cambria"/>
            <w:color w:val="181717"/>
            <w:lang w:val="en-GB"/>
          </w:rPr>
          <w:t>and evaluate</w:t>
        </w:r>
        <w:r w:rsidR="005B2350">
          <w:rPr>
            <w:rFonts w:ascii="Cambria" w:eastAsia="Cambria" w:hAnsi="Cambria" w:cs="Cambria"/>
            <w:color w:val="181717"/>
            <w:lang w:val="en-GB"/>
          </w:rPr>
          <w:t>,</w:t>
        </w:r>
      </w:ins>
      <w:del w:id="954" w:author="Jakob Dumky [2]" w:date="2019-12-05T23:20:00Z">
        <w:r w:rsidDel="005B2350">
          <w:rPr>
            <w:rFonts w:ascii="Cambria" w:eastAsia="Cambria" w:hAnsi="Cambria" w:cs="Cambria"/>
            <w:color w:val="181717"/>
          </w:rPr>
          <w:delText xml:space="preserve"> the results from monitoring and measurement shall be analysed and evaluated;</w:delText>
        </w:r>
      </w:del>
      <w:r>
        <w:rPr>
          <w:rFonts w:ascii="Cambria" w:eastAsia="Cambria" w:hAnsi="Cambria" w:cs="Cambria"/>
          <w:color w:val="181717"/>
        </w:rPr>
        <w:t xml:space="preserve"> </w:t>
      </w:r>
      <w:del w:id="955" w:author="Jakob Dumky [2]" w:date="2019-12-05T23:20:00Z">
        <w:r w:rsidDel="005B2350">
          <w:rPr>
            <w:rFonts w:ascii="Cambria" w:eastAsia="Cambria" w:hAnsi="Cambria" w:cs="Cambria"/>
            <w:color w:val="181717"/>
          </w:rPr>
          <w:delText>and</w:delText>
        </w:r>
      </w:del>
    </w:p>
    <w:p w14:paraId="7F39C09A" w14:textId="2D646773" w:rsidR="00273F27" w:rsidRDefault="00EF0474" w:rsidP="00C62F22">
      <w:pPr>
        <w:spacing w:after="150" w:line="265" w:lineRule="auto"/>
        <w:jc w:val="both"/>
        <w:pPrChange w:id="956" w:author="Jakob Dumky [2]" w:date="2019-12-05T23:19:00Z">
          <w:pPr>
            <w:numPr>
              <w:numId w:val="20"/>
            </w:numPr>
            <w:spacing w:after="150" w:line="265" w:lineRule="auto"/>
            <w:ind w:left="403" w:hanging="403"/>
            <w:jc w:val="both"/>
          </w:pPr>
        </w:pPrChange>
      </w:pPr>
      <w:del w:id="957" w:author="Jakob Dumky [2]" w:date="2019-12-05T23:19:00Z">
        <w:r w:rsidDel="00C62F22">
          <w:rPr>
            <w:rFonts w:ascii="Cambria" w:eastAsia="Cambria" w:hAnsi="Cambria" w:cs="Cambria"/>
            <w:color w:val="181717"/>
          </w:rPr>
          <w:delText>w</w:delText>
        </w:r>
      </w:del>
      <w:ins w:id="958" w:author="Jakob Dumky [2]" w:date="2019-12-05T23:19:00Z">
        <w:r w:rsidR="00C62F22" w:rsidRPr="00C62F22">
          <w:rPr>
            <w:rFonts w:ascii="Cambria" w:eastAsia="Cambria" w:hAnsi="Cambria" w:cs="Cambria"/>
            <w:color w:val="181717"/>
            <w:lang w:val="en-GB"/>
            <w:rPrChange w:id="959" w:author="Jakob Dumky [2]" w:date="2019-12-05T23:19:00Z">
              <w:rPr>
                <w:rFonts w:ascii="Cambria" w:eastAsia="Cambria" w:hAnsi="Cambria" w:cs="Cambria"/>
                <w:color w:val="181717"/>
                <w:lang w:val="sv-SE"/>
              </w:rPr>
            </w:rPrChange>
          </w:rPr>
          <w:t>W</w:t>
        </w:r>
      </w:ins>
      <w:r>
        <w:rPr>
          <w:rFonts w:ascii="Cambria" w:eastAsia="Cambria" w:hAnsi="Cambria" w:cs="Cambria"/>
          <w:color w:val="181717"/>
        </w:rPr>
        <w:t>ho shall analyse and evaluate</w:t>
      </w:r>
      <w:bookmarkEnd w:id="905"/>
      <w:del w:id="960" w:author="Jakob Dumky [2]" w:date="2019-12-05T23:20:00Z">
        <w:r w:rsidDel="005B2350">
          <w:rPr>
            <w:rFonts w:ascii="Cambria" w:eastAsia="Cambria" w:hAnsi="Cambria" w:cs="Cambria"/>
            <w:color w:val="181717"/>
          </w:rPr>
          <w:delText xml:space="preserve"> these results.</w:delText>
        </w:r>
      </w:del>
    </w:p>
    <w:p w14:paraId="659EC011" w14:textId="77777777" w:rsidR="00273F27" w:rsidRDefault="00EF0474">
      <w:pPr>
        <w:spacing w:after="290" w:line="265" w:lineRule="auto"/>
        <w:ind w:left="-5" w:hanging="10"/>
        <w:jc w:val="both"/>
      </w:pPr>
      <w:r>
        <w:rPr>
          <w:rFonts w:ascii="Cambria" w:eastAsia="Cambria" w:hAnsi="Cambria" w:cs="Cambria"/>
          <w:color w:val="181717"/>
        </w:rPr>
        <w:t>The organization shall retain appropriate documented information as evidence of the monitoring and measurement results.</w:t>
      </w:r>
    </w:p>
    <w:p w14:paraId="163B2A37" w14:textId="77777777" w:rsidR="00273F27" w:rsidRDefault="00EF0474">
      <w:pPr>
        <w:pStyle w:val="Heading4"/>
        <w:tabs>
          <w:tab w:val="center" w:pos="651"/>
        </w:tabs>
        <w:ind w:left="-15" w:firstLine="0"/>
      </w:pPr>
      <w:r>
        <w:t xml:space="preserve">9.2 </w:t>
      </w:r>
      <w:r>
        <w:tab/>
        <w:t>Internal audit</w:t>
      </w:r>
    </w:p>
    <w:p w14:paraId="76CF31E1" w14:textId="77777777" w:rsidR="00273F27" w:rsidRDefault="00EF0474">
      <w:pPr>
        <w:spacing w:after="150" w:line="265" w:lineRule="auto"/>
        <w:ind w:left="-5" w:hanging="10"/>
        <w:jc w:val="both"/>
      </w:pPr>
      <w:r>
        <w:rPr>
          <w:rFonts w:ascii="Cambria" w:eastAsia="Cambria" w:hAnsi="Cambria" w:cs="Cambria"/>
          <w:color w:val="181717"/>
        </w:rPr>
        <w:t>The organization shall conduct internal audits at planned intervals to provide information on whether the information security management system:</w:t>
      </w:r>
    </w:p>
    <w:p w14:paraId="05B983E5" w14:textId="77777777" w:rsidR="00273F27" w:rsidRDefault="00EF0474">
      <w:pPr>
        <w:numPr>
          <w:ilvl w:val="0"/>
          <w:numId w:val="21"/>
        </w:numPr>
        <w:spacing w:after="150" w:line="265" w:lineRule="auto"/>
        <w:ind w:hanging="403"/>
        <w:jc w:val="both"/>
      </w:pPr>
      <w:r>
        <w:rPr>
          <w:rFonts w:ascii="Cambria" w:eastAsia="Cambria" w:hAnsi="Cambria" w:cs="Cambria"/>
          <w:color w:val="181717"/>
        </w:rPr>
        <w:t>conforms to</w:t>
      </w:r>
    </w:p>
    <w:p w14:paraId="3905A51C" w14:textId="77777777" w:rsidR="00273F27" w:rsidRDefault="00EF0474">
      <w:pPr>
        <w:numPr>
          <w:ilvl w:val="1"/>
          <w:numId w:val="21"/>
        </w:numPr>
        <w:spacing w:after="150" w:line="265" w:lineRule="auto"/>
        <w:ind w:left="800" w:hanging="403"/>
        <w:jc w:val="both"/>
      </w:pPr>
      <w:r>
        <w:rPr>
          <w:rFonts w:ascii="Cambria" w:eastAsia="Cambria" w:hAnsi="Cambria" w:cs="Cambria"/>
          <w:color w:val="181717"/>
        </w:rPr>
        <w:t>the organization’s own requirements for its information security management system; and</w:t>
      </w:r>
    </w:p>
    <w:p w14:paraId="289BF080" w14:textId="77777777" w:rsidR="00273F27" w:rsidRDefault="00EF0474">
      <w:pPr>
        <w:numPr>
          <w:ilvl w:val="1"/>
          <w:numId w:val="21"/>
        </w:numPr>
        <w:spacing w:after="150" w:line="265" w:lineRule="auto"/>
        <w:ind w:left="800" w:hanging="403"/>
        <w:jc w:val="both"/>
      </w:pPr>
      <w:r>
        <w:rPr>
          <w:rFonts w:ascii="Cambria" w:eastAsia="Cambria" w:hAnsi="Cambria" w:cs="Cambria"/>
          <w:color w:val="181717"/>
        </w:rPr>
        <w:t>the requirements of this International Standard;</w:t>
      </w:r>
    </w:p>
    <w:p w14:paraId="0166235D" w14:textId="77777777" w:rsidR="00273F27" w:rsidRDefault="00EF0474">
      <w:pPr>
        <w:numPr>
          <w:ilvl w:val="0"/>
          <w:numId w:val="21"/>
        </w:numPr>
        <w:spacing w:after="150" w:line="265" w:lineRule="auto"/>
        <w:ind w:hanging="403"/>
        <w:jc w:val="both"/>
      </w:pPr>
      <w:r>
        <w:rPr>
          <w:rFonts w:ascii="Cambria" w:eastAsia="Cambria" w:hAnsi="Cambria" w:cs="Cambria"/>
          <w:color w:val="181717"/>
        </w:rPr>
        <w:t>is effectively implemented and maintained.</w:t>
      </w:r>
    </w:p>
    <w:p w14:paraId="4667577D" w14:textId="77777777" w:rsidR="00273F27" w:rsidRDefault="00EF0474">
      <w:pPr>
        <w:spacing w:after="150" w:line="265" w:lineRule="auto"/>
        <w:ind w:left="-5" w:hanging="10"/>
        <w:jc w:val="both"/>
      </w:pPr>
      <w:r>
        <w:rPr>
          <w:rFonts w:ascii="Cambria" w:eastAsia="Cambria" w:hAnsi="Cambria" w:cs="Cambria"/>
          <w:color w:val="181717"/>
        </w:rPr>
        <w:t>The organization shall:</w:t>
      </w:r>
    </w:p>
    <w:p w14:paraId="059432CD" w14:textId="3F8695BF" w:rsidR="00273F27" w:rsidRDefault="00EF0474">
      <w:pPr>
        <w:numPr>
          <w:ilvl w:val="0"/>
          <w:numId w:val="21"/>
        </w:numPr>
        <w:spacing w:after="150" w:line="265" w:lineRule="auto"/>
        <w:ind w:hanging="403"/>
        <w:jc w:val="both"/>
      </w:pPr>
      <w:r>
        <w:rPr>
          <w:rFonts w:ascii="Cambria" w:eastAsia="Cambria" w:hAnsi="Cambria" w:cs="Cambria"/>
          <w:color w:val="181717"/>
        </w:rPr>
        <w:t>plan, establish, implement and maintain an audit programme(s), including the frequency, methods, responsibilities, planning requirements and reporting. The audit programme(s) shall take into consideration the importance of the processes concerned and the results of previous audits;</w:t>
      </w:r>
    </w:p>
    <w:p w14:paraId="216D9FFE" w14:textId="77777777" w:rsidR="00273F27" w:rsidRDefault="00EF0474">
      <w:pPr>
        <w:numPr>
          <w:ilvl w:val="0"/>
          <w:numId w:val="21"/>
        </w:numPr>
        <w:spacing w:after="150" w:line="265" w:lineRule="auto"/>
        <w:ind w:hanging="403"/>
        <w:jc w:val="both"/>
      </w:pPr>
      <w:r>
        <w:rPr>
          <w:rFonts w:ascii="Cambria" w:eastAsia="Cambria" w:hAnsi="Cambria" w:cs="Cambria"/>
          <w:color w:val="181717"/>
        </w:rPr>
        <w:t>define the audit criteria and scope for each audit;</w:t>
      </w:r>
    </w:p>
    <w:p w14:paraId="059F8BA0" w14:textId="77777777" w:rsidR="00273F27" w:rsidRDefault="00EF0474">
      <w:pPr>
        <w:numPr>
          <w:ilvl w:val="0"/>
          <w:numId w:val="21"/>
        </w:numPr>
        <w:spacing w:after="150" w:line="265" w:lineRule="auto"/>
        <w:ind w:hanging="403"/>
        <w:jc w:val="both"/>
      </w:pPr>
      <w:r>
        <w:rPr>
          <w:rFonts w:ascii="Cambria" w:eastAsia="Cambria" w:hAnsi="Cambria" w:cs="Cambria"/>
          <w:color w:val="181717"/>
        </w:rPr>
        <w:t>select auditors and conduct audits that ensure objectivity and the impartiality of the audit process;</w:t>
      </w:r>
    </w:p>
    <w:p w14:paraId="54BC1D04" w14:textId="77777777" w:rsidR="00273F27" w:rsidRDefault="00EF0474">
      <w:pPr>
        <w:numPr>
          <w:ilvl w:val="0"/>
          <w:numId w:val="21"/>
        </w:numPr>
        <w:spacing w:after="150" w:line="265" w:lineRule="auto"/>
        <w:ind w:hanging="403"/>
        <w:jc w:val="both"/>
      </w:pPr>
      <w:r>
        <w:rPr>
          <w:rFonts w:ascii="Cambria" w:eastAsia="Cambria" w:hAnsi="Cambria" w:cs="Cambria"/>
          <w:color w:val="181717"/>
        </w:rPr>
        <w:t>ensure that the results of the audits are reported to relevant management; and</w:t>
      </w:r>
    </w:p>
    <w:p w14:paraId="4FB1FC84" w14:textId="77777777" w:rsidR="00273F27" w:rsidRDefault="00EF0474">
      <w:pPr>
        <w:numPr>
          <w:ilvl w:val="0"/>
          <w:numId w:val="21"/>
        </w:numPr>
        <w:spacing w:after="288" w:line="265" w:lineRule="auto"/>
        <w:ind w:hanging="403"/>
        <w:jc w:val="both"/>
      </w:pPr>
      <w:r>
        <w:rPr>
          <w:rFonts w:ascii="Cambria" w:eastAsia="Cambria" w:hAnsi="Cambria" w:cs="Cambria"/>
          <w:color w:val="181717"/>
        </w:rPr>
        <w:t>retain documented information as evidence of the audit programme(s) and the audit results.</w:t>
      </w:r>
    </w:p>
    <w:p w14:paraId="7A313A87" w14:textId="77777777" w:rsidR="00273F27" w:rsidRDefault="00EF0474">
      <w:pPr>
        <w:pStyle w:val="Heading4"/>
        <w:tabs>
          <w:tab w:val="center" w:pos="1003"/>
        </w:tabs>
        <w:ind w:left="-15" w:firstLine="0"/>
      </w:pPr>
      <w:r>
        <w:lastRenderedPageBreak/>
        <w:t xml:space="preserve">9.3 </w:t>
      </w:r>
      <w:r>
        <w:tab/>
        <w:t>Management review</w:t>
      </w:r>
    </w:p>
    <w:p w14:paraId="4D9F406F" w14:textId="77777777" w:rsidR="00273F27" w:rsidRDefault="00EF0474">
      <w:pPr>
        <w:spacing w:after="150" w:line="265" w:lineRule="auto"/>
        <w:ind w:left="-5" w:hanging="10"/>
        <w:jc w:val="both"/>
      </w:pPr>
      <w:r>
        <w:rPr>
          <w:rFonts w:ascii="Cambria" w:eastAsia="Cambria" w:hAnsi="Cambria" w:cs="Cambria"/>
          <w:color w:val="181717"/>
        </w:rPr>
        <w:t>Top management shall review the organization’s information security management system at planned intervals to ensure its continuing suitability, adequacy and effectiveness.</w:t>
      </w:r>
    </w:p>
    <w:p w14:paraId="7177B1AC" w14:textId="77777777" w:rsidR="00273F27" w:rsidRDefault="00EF0474">
      <w:pPr>
        <w:spacing w:after="150" w:line="265" w:lineRule="auto"/>
        <w:ind w:left="-5" w:hanging="10"/>
        <w:jc w:val="both"/>
      </w:pPr>
      <w:r>
        <w:rPr>
          <w:rFonts w:ascii="Cambria" w:eastAsia="Cambria" w:hAnsi="Cambria" w:cs="Cambria"/>
          <w:color w:val="181717"/>
        </w:rPr>
        <w:t>The management review shall include consideration of:</w:t>
      </w:r>
    </w:p>
    <w:p w14:paraId="17E7FB0A" w14:textId="77777777" w:rsidR="00273F27" w:rsidRDefault="00EF0474">
      <w:pPr>
        <w:numPr>
          <w:ilvl w:val="0"/>
          <w:numId w:val="22"/>
        </w:numPr>
        <w:spacing w:after="150" w:line="265" w:lineRule="auto"/>
        <w:ind w:hanging="403"/>
        <w:jc w:val="both"/>
      </w:pPr>
      <w:r>
        <w:rPr>
          <w:rFonts w:ascii="Cambria" w:eastAsia="Cambria" w:hAnsi="Cambria" w:cs="Cambria"/>
          <w:color w:val="181717"/>
        </w:rPr>
        <w:t>the status of actions from previous management reviews;</w:t>
      </w:r>
    </w:p>
    <w:p w14:paraId="3996634F" w14:textId="77777777" w:rsidR="00273F27" w:rsidRDefault="00EF0474">
      <w:pPr>
        <w:numPr>
          <w:ilvl w:val="0"/>
          <w:numId w:val="22"/>
        </w:numPr>
        <w:spacing w:after="150" w:line="265" w:lineRule="auto"/>
        <w:ind w:hanging="403"/>
        <w:jc w:val="both"/>
      </w:pPr>
      <w:r>
        <w:rPr>
          <w:rFonts w:ascii="Cambria" w:eastAsia="Cambria" w:hAnsi="Cambria" w:cs="Cambria"/>
          <w:color w:val="181717"/>
        </w:rPr>
        <w:t>changes in external and internal issues that are relevant to the information security management system;</w:t>
      </w:r>
    </w:p>
    <w:p w14:paraId="596C9BC6" w14:textId="77777777" w:rsidR="00273F27" w:rsidRDefault="00EF0474">
      <w:pPr>
        <w:numPr>
          <w:ilvl w:val="0"/>
          <w:numId w:val="22"/>
        </w:numPr>
        <w:spacing w:after="150" w:line="265" w:lineRule="auto"/>
        <w:ind w:hanging="403"/>
        <w:jc w:val="both"/>
      </w:pPr>
      <w:r>
        <w:rPr>
          <w:rFonts w:ascii="Cambria" w:eastAsia="Cambria" w:hAnsi="Cambria" w:cs="Cambria"/>
          <w:color w:val="181717"/>
        </w:rPr>
        <w:t>feedback on the information security performance, including trends in:</w:t>
      </w:r>
    </w:p>
    <w:p w14:paraId="36A0DF1C" w14:textId="77777777" w:rsidR="00273F27" w:rsidRDefault="00EF0474">
      <w:pPr>
        <w:numPr>
          <w:ilvl w:val="1"/>
          <w:numId w:val="22"/>
        </w:numPr>
        <w:spacing w:after="150" w:line="265" w:lineRule="auto"/>
        <w:ind w:left="800" w:hanging="403"/>
        <w:jc w:val="both"/>
      </w:pPr>
      <w:r>
        <w:rPr>
          <w:rFonts w:ascii="Cambria" w:eastAsia="Cambria" w:hAnsi="Cambria" w:cs="Cambria"/>
          <w:color w:val="181717"/>
        </w:rPr>
        <w:t>nonconformities and corrective actions;</w:t>
      </w:r>
    </w:p>
    <w:p w14:paraId="549C0964" w14:textId="77777777" w:rsidR="00273F27" w:rsidRDefault="00EF0474">
      <w:pPr>
        <w:numPr>
          <w:ilvl w:val="1"/>
          <w:numId w:val="22"/>
        </w:numPr>
        <w:spacing w:after="150" w:line="265" w:lineRule="auto"/>
        <w:ind w:left="800" w:hanging="403"/>
        <w:jc w:val="both"/>
      </w:pPr>
      <w:r>
        <w:rPr>
          <w:rFonts w:ascii="Cambria" w:eastAsia="Cambria" w:hAnsi="Cambria" w:cs="Cambria"/>
          <w:color w:val="181717"/>
        </w:rPr>
        <w:t>monitoring and measurement results;</w:t>
      </w:r>
    </w:p>
    <w:p w14:paraId="01212177" w14:textId="77777777" w:rsidR="00273F27" w:rsidRDefault="00EF0474">
      <w:pPr>
        <w:numPr>
          <w:ilvl w:val="1"/>
          <w:numId w:val="22"/>
        </w:numPr>
        <w:spacing w:after="150" w:line="265" w:lineRule="auto"/>
        <w:ind w:left="800" w:hanging="403"/>
        <w:jc w:val="both"/>
      </w:pPr>
      <w:r>
        <w:rPr>
          <w:rFonts w:ascii="Cambria" w:eastAsia="Cambria" w:hAnsi="Cambria" w:cs="Cambria"/>
          <w:color w:val="181717"/>
        </w:rPr>
        <w:t>audit results; and</w:t>
      </w:r>
    </w:p>
    <w:p w14:paraId="6F0D876D" w14:textId="77777777" w:rsidR="00273F27" w:rsidRDefault="00EF0474">
      <w:pPr>
        <w:numPr>
          <w:ilvl w:val="1"/>
          <w:numId w:val="22"/>
        </w:numPr>
        <w:spacing w:after="150" w:line="265" w:lineRule="auto"/>
        <w:ind w:left="800" w:hanging="403"/>
        <w:jc w:val="both"/>
      </w:pPr>
      <w:r>
        <w:rPr>
          <w:rFonts w:ascii="Cambria" w:eastAsia="Cambria" w:hAnsi="Cambria" w:cs="Cambria"/>
          <w:color w:val="181717"/>
        </w:rPr>
        <w:t>fulfilment of information security objectives;</w:t>
      </w:r>
    </w:p>
    <w:p w14:paraId="75115F73" w14:textId="77777777" w:rsidR="00273F27" w:rsidRDefault="00EF0474">
      <w:pPr>
        <w:numPr>
          <w:ilvl w:val="0"/>
          <w:numId w:val="22"/>
        </w:numPr>
        <w:spacing w:after="150" w:line="265" w:lineRule="auto"/>
        <w:ind w:hanging="403"/>
        <w:jc w:val="both"/>
      </w:pPr>
      <w:r>
        <w:rPr>
          <w:rFonts w:ascii="Cambria" w:eastAsia="Cambria" w:hAnsi="Cambria" w:cs="Cambria"/>
          <w:color w:val="181717"/>
        </w:rPr>
        <w:t>feedback from interested parties;</w:t>
      </w:r>
    </w:p>
    <w:p w14:paraId="3687B816" w14:textId="77777777" w:rsidR="00273F27" w:rsidRDefault="00EF0474">
      <w:pPr>
        <w:numPr>
          <w:ilvl w:val="0"/>
          <w:numId w:val="22"/>
        </w:numPr>
        <w:spacing w:after="150" w:line="265" w:lineRule="auto"/>
        <w:ind w:hanging="403"/>
        <w:jc w:val="both"/>
      </w:pPr>
      <w:r>
        <w:rPr>
          <w:rFonts w:ascii="Cambria" w:eastAsia="Cambria" w:hAnsi="Cambria" w:cs="Cambria"/>
          <w:color w:val="181717"/>
        </w:rPr>
        <w:t>results of risk assessment and status of risk treatment plan; and</w:t>
      </w:r>
    </w:p>
    <w:p w14:paraId="0FAE00D5" w14:textId="77777777" w:rsidR="00273F27" w:rsidRDefault="00EF0474">
      <w:pPr>
        <w:numPr>
          <w:ilvl w:val="0"/>
          <w:numId w:val="22"/>
        </w:numPr>
        <w:spacing w:after="150" w:line="265" w:lineRule="auto"/>
        <w:ind w:hanging="403"/>
        <w:jc w:val="both"/>
      </w:pPr>
      <w:r>
        <w:rPr>
          <w:rFonts w:ascii="Cambria" w:eastAsia="Cambria" w:hAnsi="Cambria" w:cs="Cambria"/>
          <w:color w:val="181717"/>
        </w:rPr>
        <w:t>opportunities for continual improvement.</w:t>
      </w:r>
    </w:p>
    <w:p w14:paraId="2162A0E1" w14:textId="77777777" w:rsidR="00273F27" w:rsidRDefault="00EF0474">
      <w:pPr>
        <w:spacing w:after="150" w:line="265" w:lineRule="auto"/>
        <w:ind w:left="-5" w:hanging="10"/>
        <w:jc w:val="both"/>
      </w:pPr>
      <w:r>
        <w:rPr>
          <w:rFonts w:ascii="Cambria" w:eastAsia="Cambria" w:hAnsi="Cambria" w:cs="Cambria"/>
          <w:color w:val="181717"/>
        </w:rPr>
        <w:t>The outputs of the management review shall include decisions related to continual improvement opportunities and any needs for changes to the information security management system.</w:t>
      </w:r>
    </w:p>
    <w:p w14:paraId="5FC2A5BD" w14:textId="77777777" w:rsidR="00273F27" w:rsidRDefault="00EF0474">
      <w:pPr>
        <w:spacing w:after="383" w:line="265" w:lineRule="auto"/>
        <w:ind w:left="-5" w:hanging="10"/>
        <w:jc w:val="both"/>
      </w:pPr>
      <w:r>
        <w:rPr>
          <w:rFonts w:ascii="Cambria" w:eastAsia="Cambria" w:hAnsi="Cambria" w:cs="Cambria"/>
          <w:color w:val="181717"/>
        </w:rPr>
        <w:t>The organization shall retain documented information as evidence of the results of management reviews.</w:t>
      </w:r>
    </w:p>
    <w:p w14:paraId="495D20DF" w14:textId="77777777" w:rsidR="00273F27" w:rsidRDefault="00EF0474">
      <w:pPr>
        <w:pStyle w:val="Heading3"/>
        <w:ind w:left="-5"/>
      </w:pPr>
      <w:bookmarkStart w:id="961" w:name="_Toc26099151"/>
      <w:r>
        <w:t>10 Improvement</w:t>
      </w:r>
      <w:bookmarkEnd w:id="961"/>
    </w:p>
    <w:p w14:paraId="14C2E35B" w14:textId="77777777" w:rsidR="00273F27" w:rsidRDefault="00EF0474">
      <w:pPr>
        <w:pStyle w:val="Heading4"/>
        <w:ind w:left="-5"/>
      </w:pPr>
      <w:r>
        <w:t>10.1 Nonconformity and corrective action</w:t>
      </w:r>
    </w:p>
    <w:p w14:paraId="1398D375" w14:textId="77777777" w:rsidR="00273F27" w:rsidRDefault="00EF0474">
      <w:pPr>
        <w:spacing w:after="150" w:line="265" w:lineRule="auto"/>
        <w:ind w:left="-5" w:hanging="10"/>
        <w:jc w:val="both"/>
      </w:pPr>
      <w:r>
        <w:rPr>
          <w:rFonts w:ascii="Cambria" w:eastAsia="Cambria" w:hAnsi="Cambria" w:cs="Cambria"/>
          <w:color w:val="181717"/>
        </w:rPr>
        <w:t>When a nonconformity occurs, the organization shall:</w:t>
      </w:r>
    </w:p>
    <w:p w14:paraId="68F4E839" w14:textId="77777777" w:rsidR="00273F27" w:rsidRDefault="00EF0474">
      <w:pPr>
        <w:numPr>
          <w:ilvl w:val="0"/>
          <w:numId w:val="23"/>
        </w:numPr>
        <w:spacing w:after="150" w:line="265" w:lineRule="auto"/>
        <w:ind w:hanging="403"/>
        <w:jc w:val="both"/>
      </w:pPr>
      <w:r>
        <w:rPr>
          <w:rFonts w:ascii="Cambria" w:eastAsia="Cambria" w:hAnsi="Cambria" w:cs="Cambria"/>
          <w:color w:val="181717"/>
        </w:rPr>
        <w:t>react to the nonconformity, and as applicable:</w:t>
      </w:r>
    </w:p>
    <w:p w14:paraId="167DBFCE" w14:textId="77777777" w:rsidR="00273F27" w:rsidRDefault="00EF0474">
      <w:pPr>
        <w:numPr>
          <w:ilvl w:val="1"/>
          <w:numId w:val="23"/>
        </w:numPr>
        <w:spacing w:after="159"/>
        <w:ind w:hanging="403"/>
        <w:jc w:val="both"/>
      </w:pPr>
      <w:r>
        <w:rPr>
          <w:rFonts w:ascii="Cambria" w:eastAsia="Cambria" w:hAnsi="Cambria" w:cs="Cambria"/>
          <w:color w:val="181717"/>
        </w:rPr>
        <w:t>take action to control and correct it; and</w:t>
      </w:r>
    </w:p>
    <w:p w14:paraId="7134074B" w14:textId="77777777" w:rsidR="00273F27" w:rsidRDefault="00EF0474">
      <w:pPr>
        <w:numPr>
          <w:ilvl w:val="1"/>
          <w:numId w:val="23"/>
        </w:numPr>
        <w:spacing w:after="150" w:line="265" w:lineRule="auto"/>
        <w:ind w:hanging="403"/>
        <w:jc w:val="both"/>
      </w:pPr>
      <w:r>
        <w:rPr>
          <w:rFonts w:ascii="Cambria" w:eastAsia="Cambria" w:hAnsi="Cambria" w:cs="Cambria"/>
          <w:color w:val="181717"/>
        </w:rPr>
        <w:t>deal with the consequences;</w:t>
      </w:r>
    </w:p>
    <w:p w14:paraId="7408B0B1" w14:textId="6D208677" w:rsidR="00273F27" w:rsidRDefault="00EF0474">
      <w:pPr>
        <w:numPr>
          <w:ilvl w:val="0"/>
          <w:numId w:val="23"/>
        </w:numPr>
        <w:spacing w:after="150" w:line="265" w:lineRule="auto"/>
        <w:ind w:hanging="403"/>
        <w:jc w:val="both"/>
      </w:pPr>
      <w:r>
        <w:rPr>
          <w:rFonts w:ascii="Cambria" w:eastAsia="Cambria" w:hAnsi="Cambria" w:cs="Cambria"/>
          <w:color w:val="181717"/>
        </w:rPr>
        <w:t>evaluate the need for action to eliminate the causes of nonconformity, in order that it does not recur or occur elsewhere, by:</w:t>
      </w:r>
    </w:p>
    <w:p w14:paraId="0C6F7E99" w14:textId="77777777" w:rsidR="00273F27" w:rsidRDefault="00EF0474">
      <w:pPr>
        <w:numPr>
          <w:ilvl w:val="1"/>
          <w:numId w:val="23"/>
        </w:numPr>
        <w:spacing w:after="150" w:line="265" w:lineRule="auto"/>
        <w:ind w:hanging="403"/>
        <w:jc w:val="both"/>
      </w:pPr>
      <w:r>
        <w:rPr>
          <w:rFonts w:ascii="Cambria" w:eastAsia="Cambria" w:hAnsi="Cambria" w:cs="Cambria"/>
          <w:color w:val="181717"/>
        </w:rPr>
        <w:t>reviewing the nonconformity;</w:t>
      </w:r>
    </w:p>
    <w:p w14:paraId="2C5876A5" w14:textId="77777777" w:rsidR="00273F27" w:rsidRDefault="00EF0474">
      <w:pPr>
        <w:numPr>
          <w:ilvl w:val="1"/>
          <w:numId w:val="23"/>
        </w:numPr>
        <w:spacing w:after="150" w:line="265" w:lineRule="auto"/>
        <w:ind w:hanging="403"/>
        <w:jc w:val="both"/>
      </w:pPr>
      <w:r>
        <w:rPr>
          <w:rFonts w:ascii="Cambria" w:eastAsia="Cambria" w:hAnsi="Cambria" w:cs="Cambria"/>
          <w:color w:val="181717"/>
        </w:rPr>
        <w:t>determining the causes of the nonconformity; and</w:t>
      </w:r>
    </w:p>
    <w:p w14:paraId="58CC6138" w14:textId="77777777" w:rsidR="00273F27" w:rsidRDefault="00EF0474">
      <w:pPr>
        <w:numPr>
          <w:ilvl w:val="1"/>
          <w:numId w:val="23"/>
        </w:numPr>
        <w:spacing w:after="150" w:line="265" w:lineRule="auto"/>
        <w:ind w:hanging="403"/>
        <w:jc w:val="both"/>
      </w:pPr>
      <w:r>
        <w:rPr>
          <w:rFonts w:ascii="Cambria" w:eastAsia="Cambria" w:hAnsi="Cambria" w:cs="Cambria"/>
          <w:color w:val="181717"/>
        </w:rPr>
        <w:t>determining if similar nonconformities exist, or could potentially occur;</w:t>
      </w:r>
    </w:p>
    <w:p w14:paraId="33BA93E9" w14:textId="77777777" w:rsidR="00273F27" w:rsidRDefault="00EF0474">
      <w:pPr>
        <w:numPr>
          <w:ilvl w:val="0"/>
          <w:numId w:val="23"/>
        </w:numPr>
        <w:spacing w:after="150" w:line="265" w:lineRule="auto"/>
        <w:ind w:hanging="403"/>
        <w:jc w:val="both"/>
      </w:pPr>
      <w:r>
        <w:rPr>
          <w:rFonts w:ascii="Cambria" w:eastAsia="Cambria" w:hAnsi="Cambria" w:cs="Cambria"/>
          <w:color w:val="181717"/>
        </w:rPr>
        <w:t>implement any action needed;</w:t>
      </w:r>
    </w:p>
    <w:p w14:paraId="17C92112" w14:textId="77777777" w:rsidR="00273F27" w:rsidRDefault="00EF0474">
      <w:pPr>
        <w:numPr>
          <w:ilvl w:val="0"/>
          <w:numId w:val="23"/>
        </w:numPr>
        <w:spacing w:after="150" w:line="265" w:lineRule="auto"/>
        <w:ind w:hanging="403"/>
        <w:jc w:val="both"/>
      </w:pPr>
      <w:r>
        <w:rPr>
          <w:rFonts w:ascii="Cambria" w:eastAsia="Cambria" w:hAnsi="Cambria" w:cs="Cambria"/>
          <w:color w:val="181717"/>
        </w:rPr>
        <w:t>review the effectiveness of any corrective action taken; and</w:t>
      </w:r>
    </w:p>
    <w:p w14:paraId="1A0677B3" w14:textId="77777777" w:rsidR="00273F27" w:rsidRDefault="00EF0474">
      <w:pPr>
        <w:numPr>
          <w:ilvl w:val="0"/>
          <w:numId w:val="23"/>
        </w:numPr>
        <w:spacing w:after="150" w:line="265" w:lineRule="auto"/>
        <w:ind w:hanging="403"/>
        <w:jc w:val="both"/>
      </w:pPr>
      <w:r>
        <w:rPr>
          <w:rFonts w:ascii="Cambria" w:eastAsia="Cambria" w:hAnsi="Cambria" w:cs="Cambria"/>
          <w:color w:val="181717"/>
        </w:rPr>
        <w:t>make changes to the information security management system, if necessary.</w:t>
      </w:r>
    </w:p>
    <w:p w14:paraId="052ABE6F" w14:textId="77777777" w:rsidR="00273F27" w:rsidRDefault="00EF0474">
      <w:pPr>
        <w:spacing w:after="150" w:line="265" w:lineRule="auto"/>
        <w:ind w:left="-5" w:hanging="10"/>
        <w:jc w:val="both"/>
      </w:pPr>
      <w:r>
        <w:rPr>
          <w:rFonts w:ascii="Cambria" w:eastAsia="Cambria" w:hAnsi="Cambria" w:cs="Cambria"/>
          <w:color w:val="181717"/>
        </w:rPr>
        <w:t>Corrective actions shall be appropriate to the effects of the nonconformities encountered.</w:t>
      </w:r>
    </w:p>
    <w:p w14:paraId="53D868D6" w14:textId="77777777" w:rsidR="00273F27" w:rsidRDefault="00EF0474">
      <w:pPr>
        <w:spacing w:after="150" w:line="265" w:lineRule="auto"/>
        <w:ind w:left="-5" w:hanging="10"/>
        <w:jc w:val="both"/>
      </w:pPr>
      <w:r>
        <w:rPr>
          <w:rFonts w:ascii="Cambria" w:eastAsia="Cambria" w:hAnsi="Cambria" w:cs="Cambria"/>
          <w:color w:val="181717"/>
        </w:rPr>
        <w:t>The organization shall retain documented information as evidence of:</w:t>
      </w:r>
    </w:p>
    <w:p w14:paraId="303AC2A5" w14:textId="77777777" w:rsidR="00273F27" w:rsidRDefault="00EF0474">
      <w:pPr>
        <w:numPr>
          <w:ilvl w:val="0"/>
          <w:numId w:val="23"/>
        </w:numPr>
        <w:spacing w:after="150" w:line="265" w:lineRule="auto"/>
        <w:ind w:hanging="403"/>
        <w:jc w:val="both"/>
      </w:pPr>
      <w:r>
        <w:rPr>
          <w:rFonts w:ascii="Cambria" w:eastAsia="Cambria" w:hAnsi="Cambria" w:cs="Cambria"/>
          <w:color w:val="181717"/>
        </w:rPr>
        <w:lastRenderedPageBreak/>
        <w:t>the nature of the nonconformities and any subsequent actions taken, and</w:t>
      </w:r>
    </w:p>
    <w:p w14:paraId="5949F2CE" w14:textId="77777777" w:rsidR="00273F27" w:rsidRDefault="00EF0474">
      <w:pPr>
        <w:numPr>
          <w:ilvl w:val="0"/>
          <w:numId w:val="23"/>
        </w:numPr>
        <w:spacing w:after="279" w:line="265" w:lineRule="auto"/>
        <w:ind w:hanging="403"/>
        <w:jc w:val="both"/>
      </w:pPr>
      <w:r>
        <w:rPr>
          <w:rFonts w:ascii="Cambria" w:eastAsia="Cambria" w:hAnsi="Cambria" w:cs="Cambria"/>
          <w:color w:val="181717"/>
        </w:rPr>
        <w:t>the results of any corrective action.</w:t>
      </w:r>
    </w:p>
    <w:p w14:paraId="04F4B1E4" w14:textId="77777777" w:rsidR="00273F27" w:rsidRDefault="00EF0474">
      <w:pPr>
        <w:pStyle w:val="Heading4"/>
        <w:ind w:left="-5"/>
      </w:pPr>
      <w:r>
        <w:t>10.2 Continual improvement</w:t>
      </w:r>
    </w:p>
    <w:p w14:paraId="3A591E44" w14:textId="77777777" w:rsidR="00273F27" w:rsidRDefault="00EF0474">
      <w:pPr>
        <w:spacing w:after="150" w:line="265" w:lineRule="auto"/>
        <w:ind w:left="-5" w:hanging="10"/>
        <w:jc w:val="both"/>
      </w:pPr>
      <w:r>
        <w:rPr>
          <w:rFonts w:ascii="Cambria" w:eastAsia="Cambria" w:hAnsi="Cambria" w:cs="Cambria"/>
          <w:color w:val="181717"/>
        </w:rPr>
        <w:t>The organization shall continually improve the suitability, adequacy and effectiveness of the information security management system.</w:t>
      </w:r>
    </w:p>
    <w:p w14:paraId="07EAF784" w14:textId="77777777" w:rsidR="00273F27" w:rsidRDefault="00EF0474">
      <w:pPr>
        <w:spacing w:after="0" w:line="265" w:lineRule="auto"/>
        <w:ind w:left="10" w:right="48" w:hanging="10"/>
        <w:jc w:val="center"/>
      </w:pPr>
      <w:r>
        <w:rPr>
          <w:rFonts w:ascii="Cambria" w:eastAsia="Cambria" w:hAnsi="Cambria" w:cs="Cambria"/>
          <w:b/>
          <w:color w:val="181717"/>
          <w:sz w:val="32"/>
        </w:rPr>
        <w:t xml:space="preserve">Annex A </w:t>
      </w:r>
    </w:p>
    <w:p w14:paraId="5C262A24" w14:textId="77777777" w:rsidR="00273F27" w:rsidRDefault="00EF0474">
      <w:pPr>
        <w:spacing w:after="0"/>
        <w:ind w:right="48"/>
        <w:jc w:val="center"/>
      </w:pPr>
      <w:r>
        <w:rPr>
          <w:rFonts w:ascii="Cambria" w:eastAsia="Cambria" w:hAnsi="Cambria" w:cs="Cambria"/>
          <w:color w:val="181717"/>
          <w:sz w:val="32"/>
        </w:rPr>
        <w:t>(normative)</w:t>
      </w:r>
      <w:r>
        <w:rPr>
          <w:rFonts w:ascii="Cambria" w:eastAsia="Cambria" w:hAnsi="Cambria" w:cs="Cambria"/>
          <w:b/>
          <w:color w:val="181717"/>
          <w:sz w:val="32"/>
        </w:rPr>
        <w:t xml:space="preserve"> </w:t>
      </w:r>
    </w:p>
    <w:p w14:paraId="3F2B80D8" w14:textId="77777777" w:rsidR="00273F27" w:rsidRDefault="00EF0474">
      <w:pPr>
        <w:spacing w:after="0"/>
        <w:ind w:right="48"/>
        <w:jc w:val="center"/>
      </w:pPr>
      <w:r>
        <w:rPr>
          <w:rFonts w:ascii="Cambria" w:eastAsia="Cambria" w:hAnsi="Cambria" w:cs="Cambria"/>
          <w:b/>
          <w:color w:val="181717"/>
          <w:sz w:val="32"/>
        </w:rPr>
        <w:t xml:space="preserve"> </w:t>
      </w:r>
    </w:p>
    <w:p w14:paraId="02FAA92D" w14:textId="6078E9F7" w:rsidR="00273F27" w:rsidRDefault="00EF0474">
      <w:pPr>
        <w:pStyle w:val="Heading2"/>
        <w:spacing w:after="620"/>
        <w:ind w:right="49"/>
      </w:pPr>
      <w:bookmarkStart w:id="962" w:name="_Toc26099152"/>
      <w:r>
        <w:t>Reference control objectives and controls</w:t>
      </w:r>
      <w:bookmarkEnd w:id="962"/>
    </w:p>
    <w:p w14:paraId="6538DA7E" w14:textId="77777777" w:rsidR="00273F27" w:rsidRDefault="00EF0474">
      <w:pPr>
        <w:spacing w:after="213" w:line="265" w:lineRule="auto"/>
        <w:ind w:left="-5" w:hanging="10"/>
        <w:jc w:val="both"/>
      </w:pPr>
      <w:r>
        <w:rPr>
          <w:rFonts w:ascii="Cambria" w:eastAsia="Cambria" w:hAnsi="Cambria" w:cs="Cambria"/>
          <w:color w:val="181717"/>
        </w:rPr>
        <w:t xml:space="preserve">The control objectives and controls listed in </w:t>
      </w:r>
      <w:r>
        <w:rPr>
          <w:rFonts w:ascii="Cambria" w:eastAsia="Cambria" w:hAnsi="Cambria" w:cs="Cambria"/>
          <w:color w:val="053BF5"/>
          <w:u w:val="single" w:color="053BF5"/>
        </w:rPr>
        <w:t>Table A.1</w:t>
      </w:r>
      <w:r>
        <w:rPr>
          <w:rFonts w:ascii="Cambria" w:eastAsia="Cambria" w:hAnsi="Cambria" w:cs="Cambria"/>
          <w:color w:val="181717"/>
        </w:rPr>
        <w:t xml:space="preserve"> are directly derived from and aligned with those listed in ISO/IEC 27002:2013</w:t>
      </w:r>
      <w:r>
        <w:rPr>
          <w:rFonts w:ascii="Cambria" w:eastAsia="Cambria" w:hAnsi="Cambria" w:cs="Cambria"/>
          <w:color w:val="181717"/>
          <w:sz w:val="18"/>
        </w:rPr>
        <w:t>[</w:t>
      </w:r>
      <w:r>
        <w:rPr>
          <w:rFonts w:ascii="Cambria" w:eastAsia="Cambria" w:hAnsi="Cambria" w:cs="Cambria"/>
          <w:color w:val="053BF5"/>
          <w:sz w:val="18"/>
          <w:u w:val="single" w:color="053BF5"/>
        </w:rPr>
        <w:t>1</w:t>
      </w:r>
      <w:r>
        <w:rPr>
          <w:rFonts w:ascii="Cambria" w:eastAsia="Cambria" w:hAnsi="Cambria" w:cs="Cambria"/>
          <w:color w:val="181717"/>
          <w:sz w:val="27"/>
          <w:vertAlign w:val="superscript"/>
        </w:rPr>
        <w:t>]</w:t>
      </w:r>
      <w:r>
        <w:rPr>
          <w:rFonts w:ascii="Cambria" w:eastAsia="Cambria" w:hAnsi="Cambria" w:cs="Cambria"/>
          <w:color w:val="181717"/>
        </w:rPr>
        <w:t xml:space="preserve">, Clauses 5 to 18 and are to be used in context with </w:t>
      </w:r>
      <w:r>
        <w:rPr>
          <w:rFonts w:ascii="Cambria" w:eastAsia="Cambria" w:hAnsi="Cambria" w:cs="Cambria"/>
          <w:color w:val="053BF5"/>
          <w:u w:val="single" w:color="053BF5"/>
        </w:rPr>
        <w:t>Clause 6.1.3</w:t>
      </w:r>
      <w:r>
        <w:rPr>
          <w:rFonts w:ascii="Cambria" w:eastAsia="Cambria" w:hAnsi="Cambria" w:cs="Cambria"/>
          <w:color w:val="181717"/>
        </w:rPr>
        <w:t>.</w:t>
      </w:r>
    </w:p>
    <w:p w14:paraId="512307FD" w14:textId="77777777" w:rsidR="00273F27" w:rsidRDefault="00EF0474">
      <w:pPr>
        <w:spacing w:after="0"/>
        <w:ind w:right="48"/>
        <w:jc w:val="center"/>
      </w:pPr>
      <w:r>
        <w:rPr>
          <w:rFonts w:ascii="Cambria" w:eastAsia="Cambria" w:hAnsi="Cambria" w:cs="Cambria"/>
          <w:b/>
          <w:color w:val="181717"/>
        </w:rPr>
        <w:t>Table A.1 — Control objectives and controls</w:t>
      </w:r>
    </w:p>
    <w:tbl>
      <w:tblPr>
        <w:tblStyle w:val="TableGrid"/>
        <w:tblW w:w="9751" w:type="dxa"/>
        <w:tblInd w:w="0" w:type="dxa"/>
        <w:tblCellMar>
          <w:top w:w="85" w:type="dxa"/>
          <w:left w:w="45" w:type="dxa"/>
          <w:right w:w="14" w:type="dxa"/>
        </w:tblCellMar>
        <w:tblLook w:val="04A0" w:firstRow="1" w:lastRow="0" w:firstColumn="1" w:lastColumn="0" w:noHBand="0" w:noVBand="1"/>
      </w:tblPr>
      <w:tblGrid>
        <w:gridCol w:w="977"/>
        <w:gridCol w:w="2290"/>
        <w:gridCol w:w="6484"/>
      </w:tblGrid>
      <w:tr w:rsidR="00273F27" w14:paraId="511517F4" w14:textId="77777777">
        <w:trPr>
          <w:trHeight w:val="341"/>
        </w:trPr>
        <w:tc>
          <w:tcPr>
            <w:tcW w:w="9751" w:type="dxa"/>
            <w:gridSpan w:val="3"/>
            <w:tcBorders>
              <w:top w:val="single" w:sz="8" w:space="0" w:color="181717"/>
              <w:left w:val="single" w:sz="8" w:space="0" w:color="181717"/>
              <w:bottom w:val="single" w:sz="4" w:space="0" w:color="181717"/>
              <w:right w:val="single" w:sz="8" w:space="0" w:color="181717"/>
            </w:tcBorders>
          </w:tcPr>
          <w:p w14:paraId="47F65B30" w14:textId="77777777" w:rsidR="00273F27" w:rsidRDefault="00EF0474">
            <w:pPr>
              <w:tabs>
                <w:tab w:val="center" w:pos="2229"/>
              </w:tabs>
            </w:pPr>
            <w:r>
              <w:rPr>
                <w:rFonts w:ascii="Cambria" w:eastAsia="Cambria" w:hAnsi="Cambria" w:cs="Cambria"/>
                <w:b/>
                <w:color w:val="181717"/>
              </w:rPr>
              <w:t xml:space="preserve">A.5 </w:t>
            </w:r>
            <w:r>
              <w:rPr>
                <w:rFonts w:ascii="Cambria" w:eastAsia="Cambria" w:hAnsi="Cambria" w:cs="Cambria"/>
                <w:b/>
                <w:color w:val="181717"/>
              </w:rPr>
              <w:tab/>
              <w:t xml:space="preserve"> Information security policies</w:t>
            </w:r>
          </w:p>
        </w:tc>
      </w:tr>
      <w:tr w:rsidR="00273F27" w14:paraId="373EC703"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144CB7A" w14:textId="77777777" w:rsidR="00273F27" w:rsidRDefault="00EF0474">
            <w:pPr>
              <w:tabs>
                <w:tab w:val="center" w:pos="3137"/>
              </w:tabs>
            </w:pPr>
            <w:r>
              <w:rPr>
                <w:rFonts w:ascii="Cambria" w:eastAsia="Cambria" w:hAnsi="Cambria" w:cs="Cambria"/>
                <w:b/>
                <w:color w:val="181717"/>
              </w:rPr>
              <w:t xml:space="preserve">A.5.1 </w:t>
            </w:r>
            <w:r>
              <w:rPr>
                <w:rFonts w:ascii="Cambria" w:eastAsia="Cambria" w:hAnsi="Cambria" w:cs="Cambria"/>
                <w:b/>
                <w:color w:val="181717"/>
              </w:rPr>
              <w:tab/>
              <w:t>Management direction for information security</w:t>
            </w:r>
          </w:p>
        </w:tc>
      </w:tr>
      <w:tr w:rsidR="00273F27" w14:paraId="17073F3A"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7E6580B3" w14:textId="77777777" w:rsidR="00273F27" w:rsidRDefault="00EF0474">
            <w:r>
              <w:rPr>
                <w:rFonts w:ascii="Cambria" w:eastAsia="Cambria" w:hAnsi="Cambria" w:cs="Cambria"/>
                <w:color w:val="181717"/>
              </w:rPr>
              <w:t>Objective: To provide management direction and support for information security in accordance with business requirements and relevant laws and regulations.</w:t>
            </w:r>
          </w:p>
        </w:tc>
      </w:tr>
      <w:tr w:rsidR="00273F27" w14:paraId="1AB58E9C"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C1152A4" w14:textId="77777777" w:rsidR="00273F27" w:rsidRDefault="00EF0474">
            <w:r>
              <w:rPr>
                <w:rFonts w:ascii="Cambria" w:eastAsia="Cambria" w:hAnsi="Cambria" w:cs="Cambria"/>
                <w:color w:val="181717"/>
              </w:rPr>
              <w:t>A.5.1.1</w:t>
            </w:r>
          </w:p>
        </w:tc>
        <w:tc>
          <w:tcPr>
            <w:tcW w:w="2290" w:type="dxa"/>
            <w:tcBorders>
              <w:top w:val="single" w:sz="4" w:space="0" w:color="181717"/>
              <w:left w:val="single" w:sz="4" w:space="0" w:color="181717"/>
              <w:bottom w:val="single" w:sz="4" w:space="0" w:color="181717"/>
              <w:right w:val="single" w:sz="4" w:space="0" w:color="181717"/>
            </w:tcBorders>
            <w:vAlign w:val="center"/>
          </w:tcPr>
          <w:p w14:paraId="0F9C0465" w14:textId="77777777" w:rsidR="00273F27" w:rsidRDefault="00EF0474">
            <w:r>
              <w:rPr>
                <w:rFonts w:ascii="Cambria" w:eastAsia="Cambria" w:hAnsi="Cambria" w:cs="Cambria"/>
                <w:color w:val="181717"/>
              </w:rPr>
              <w:t>Policies for information security</w:t>
            </w:r>
          </w:p>
        </w:tc>
        <w:tc>
          <w:tcPr>
            <w:tcW w:w="6485" w:type="dxa"/>
            <w:tcBorders>
              <w:top w:val="single" w:sz="4" w:space="0" w:color="181717"/>
              <w:left w:val="single" w:sz="4" w:space="0" w:color="181717"/>
              <w:bottom w:val="single" w:sz="4" w:space="0" w:color="181717"/>
              <w:right w:val="single" w:sz="8" w:space="0" w:color="181717"/>
            </w:tcBorders>
          </w:tcPr>
          <w:p w14:paraId="6F614D9C" w14:textId="77777777" w:rsidR="00273F27" w:rsidRDefault="00EF0474">
            <w:pPr>
              <w:spacing w:after="75"/>
            </w:pPr>
            <w:r>
              <w:rPr>
                <w:rFonts w:ascii="Cambria" w:eastAsia="Cambria" w:hAnsi="Cambria" w:cs="Cambria"/>
                <w:i/>
                <w:color w:val="181717"/>
              </w:rPr>
              <w:t>Control</w:t>
            </w:r>
          </w:p>
          <w:p w14:paraId="02EB5F59" w14:textId="77777777" w:rsidR="00273F27" w:rsidRDefault="00EF0474">
            <w:r>
              <w:rPr>
                <w:rFonts w:ascii="Cambria" w:eastAsia="Cambria" w:hAnsi="Cambria" w:cs="Cambria"/>
                <w:color w:val="181717"/>
              </w:rPr>
              <w:t>A set of policies for information security shall be defined, approved by management, published and communicated to employees and relevant external parties.</w:t>
            </w:r>
          </w:p>
        </w:tc>
      </w:tr>
      <w:tr w:rsidR="00273F27" w14:paraId="62554273"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22CAFC5" w14:textId="77777777" w:rsidR="00273F27" w:rsidRDefault="00EF0474">
            <w:r>
              <w:rPr>
                <w:rFonts w:ascii="Cambria" w:eastAsia="Cambria" w:hAnsi="Cambria" w:cs="Cambria"/>
                <w:color w:val="181717"/>
              </w:rPr>
              <w:t>A.5.1.2</w:t>
            </w:r>
          </w:p>
        </w:tc>
        <w:tc>
          <w:tcPr>
            <w:tcW w:w="2290" w:type="dxa"/>
            <w:tcBorders>
              <w:top w:val="single" w:sz="4" w:space="0" w:color="181717"/>
              <w:left w:val="single" w:sz="4" w:space="0" w:color="181717"/>
              <w:bottom w:val="single" w:sz="4" w:space="0" w:color="181717"/>
              <w:right w:val="single" w:sz="4" w:space="0" w:color="181717"/>
            </w:tcBorders>
            <w:vAlign w:val="center"/>
          </w:tcPr>
          <w:p w14:paraId="475FF2C8" w14:textId="77777777" w:rsidR="00273F27" w:rsidRDefault="00EF0474">
            <w:pPr>
              <w:spacing w:line="224" w:lineRule="auto"/>
              <w:ind w:right="98"/>
            </w:pPr>
            <w:r>
              <w:rPr>
                <w:rFonts w:ascii="Cambria" w:eastAsia="Cambria" w:hAnsi="Cambria" w:cs="Cambria"/>
                <w:color w:val="181717"/>
              </w:rPr>
              <w:t xml:space="preserve">Review of the policies for information </w:t>
            </w:r>
          </w:p>
          <w:p w14:paraId="46F1B0CE" w14:textId="77777777" w:rsidR="00273F27" w:rsidRDefault="00EF0474">
            <w:r>
              <w:rPr>
                <w:rFonts w:ascii="Cambria" w:eastAsia="Cambria" w:hAnsi="Cambria" w:cs="Cambria"/>
                <w:color w:val="181717"/>
              </w:rPr>
              <w:t>security</w:t>
            </w:r>
          </w:p>
        </w:tc>
        <w:tc>
          <w:tcPr>
            <w:tcW w:w="6485" w:type="dxa"/>
            <w:tcBorders>
              <w:top w:val="single" w:sz="4" w:space="0" w:color="181717"/>
              <w:left w:val="single" w:sz="4" w:space="0" w:color="181717"/>
              <w:bottom w:val="single" w:sz="4" w:space="0" w:color="181717"/>
              <w:right w:val="single" w:sz="8" w:space="0" w:color="181717"/>
            </w:tcBorders>
          </w:tcPr>
          <w:p w14:paraId="4118B9FC" w14:textId="77777777" w:rsidR="00273F27" w:rsidRDefault="00EF0474">
            <w:pPr>
              <w:spacing w:after="75"/>
            </w:pPr>
            <w:r>
              <w:rPr>
                <w:rFonts w:ascii="Cambria" w:eastAsia="Cambria" w:hAnsi="Cambria" w:cs="Cambria"/>
                <w:i/>
                <w:color w:val="181717"/>
              </w:rPr>
              <w:t>Control</w:t>
            </w:r>
          </w:p>
          <w:p w14:paraId="6CA3C8A5" w14:textId="77777777" w:rsidR="00273F27" w:rsidRDefault="00EF0474">
            <w:r>
              <w:rPr>
                <w:rFonts w:ascii="Cambria" w:eastAsia="Cambria" w:hAnsi="Cambria" w:cs="Cambria"/>
                <w:color w:val="181717"/>
              </w:rPr>
              <w:t>The policies for information security shall be reviewed at planned intervals or if significant changes occur to ensure their continuing suitability, adequacy and effectiveness.</w:t>
            </w:r>
          </w:p>
        </w:tc>
      </w:tr>
      <w:tr w:rsidR="00273F27" w14:paraId="5095F52C"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7BE30DD1" w14:textId="77777777" w:rsidR="00273F27" w:rsidRDefault="00EF0474">
            <w:pPr>
              <w:tabs>
                <w:tab w:val="center" w:pos="2625"/>
              </w:tabs>
            </w:pPr>
            <w:r>
              <w:rPr>
                <w:rFonts w:ascii="Cambria" w:eastAsia="Cambria" w:hAnsi="Cambria" w:cs="Cambria"/>
                <w:b/>
                <w:color w:val="181717"/>
              </w:rPr>
              <w:t xml:space="preserve">A.6 </w:t>
            </w:r>
            <w:r>
              <w:rPr>
                <w:rFonts w:ascii="Cambria" w:eastAsia="Cambria" w:hAnsi="Cambria" w:cs="Cambria"/>
                <w:b/>
                <w:color w:val="181717"/>
              </w:rPr>
              <w:tab/>
              <w:t xml:space="preserve"> Organization of information security</w:t>
            </w:r>
          </w:p>
        </w:tc>
      </w:tr>
      <w:tr w:rsidR="00273F27" w14:paraId="1DE83490"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3EB88B4" w14:textId="77777777" w:rsidR="00273F27" w:rsidRDefault="00EF0474">
            <w:pPr>
              <w:tabs>
                <w:tab w:val="center" w:pos="1821"/>
              </w:tabs>
            </w:pPr>
            <w:r>
              <w:rPr>
                <w:rFonts w:ascii="Cambria" w:eastAsia="Cambria" w:hAnsi="Cambria" w:cs="Cambria"/>
                <w:b/>
                <w:color w:val="181717"/>
              </w:rPr>
              <w:t xml:space="preserve">A.6.1 </w:t>
            </w:r>
            <w:r>
              <w:rPr>
                <w:rFonts w:ascii="Cambria" w:eastAsia="Cambria" w:hAnsi="Cambria" w:cs="Cambria"/>
                <w:b/>
                <w:color w:val="181717"/>
              </w:rPr>
              <w:tab/>
              <w:t>Internal organization</w:t>
            </w:r>
          </w:p>
        </w:tc>
      </w:tr>
      <w:tr w:rsidR="00273F27" w14:paraId="466FCCEE"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7035439D" w14:textId="77777777" w:rsidR="00273F27" w:rsidRDefault="00EF0474">
            <w:r>
              <w:rPr>
                <w:rFonts w:ascii="Cambria" w:eastAsia="Cambria" w:hAnsi="Cambria" w:cs="Cambria"/>
                <w:color w:val="181717"/>
              </w:rPr>
              <w:t>Objective: To establish a management framework to initiate and control the implementation and operation of information security within the organization.</w:t>
            </w:r>
          </w:p>
        </w:tc>
      </w:tr>
      <w:tr w:rsidR="00273F27" w14:paraId="70512016"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A1599B5" w14:textId="77777777" w:rsidR="00273F27" w:rsidRDefault="00EF0474">
            <w:r>
              <w:rPr>
                <w:rFonts w:ascii="Cambria" w:eastAsia="Cambria" w:hAnsi="Cambria" w:cs="Cambria"/>
                <w:color w:val="181717"/>
              </w:rPr>
              <w:t>A.6.1.1</w:t>
            </w:r>
          </w:p>
        </w:tc>
        <w:tc>
          <w:tcPr>
            <w:tcW w:w="2290" w:type="dxa"/>
            <w:tcBorders>
              <w:top w:val="single" w:sz="4" w:space="0" w:color="181717"/>
              <w:left w:val="single" w:sz="4" w:space="0" w:color="181717"/>
              <w:bottom w:val="single" w:sz="4" w:space="0" w:color="181717"/>
              <w:right w:val="single" w:sz="4" w:space="0" w:color="181717"/>
            </w:tcBorders>
          </w:tcPr>
          <w:p w14:paraId="39B68707" w14:textId="77777777" w:rsidR="00273F27" w:rsidRDefault="00EF0474">
            <w:r>
              <w:rPr>
                <w:rFonts w:ascii="Cambria" w:eastAsia="Cambria" w:hAnsi="Cambria" w:cs="Cambria"/>
                <w:color w:val="181717"/>
              </w:rPr>
              <w:t>Information security roles and responsibilities</w:t>
            </w:r>
          </w:p>
        </w:tc>
        <w:tc>
          <w:tcPr>
            <w:tcW w:w="6485" w:type="dxa"/>
            <w:tcBorders>
              <w:top w:val="single" w:sz="4" w:space="0" w:color="181717"/>
              <w:left w:val="single" w:sz="4" w:space="0" w:color="181717"/>
              <w:bottom w:val="single" w:sz="4" w:space="0" w:color="181717"/>
              <w:right w:val="single" w:sz="8" w:space="0" w:color="181717"/>
            </w:tcBorders>
          </w:tcPr>
          <w:p w14:paraId="2A66DBF4" w14:textId="77777777" w:rsidR="00273F27" w:rsidRDefault="00EF0474">
            <w:pPr>
              <w:spacing w:after="75"/>
            </w:pPr>
            <w:r>
              <w:rPr>
                <w:rFonts w:ascii="Cambria" w:eastAsia="Cambria" w:hAnsi="Cambria" w:cs="Cambria"/>
                <w:i/>
                <w:color w:val="181717"/>
              </w:rPr>
              <w:t>Control</w:t>
            </w:r>
          </w:p>
          <w:p w14:paraId="4710F343" w14:textId="77777777" w:rsidR="00273F27" w:rsidRDefault="00EF0474">
            <w:r>
              <w:rPr>
                <w:rFonts w:ascii="Cambria" w:eastAsia="Cambria" w:hAnsi="Cambria" w:cs="Cambria"/>
                <w:color w:val="181717"/>
              </w:rPr>
              <w:t>All information security responsibilities shall be defined and allocated.</w:t>
            </w:r>
          </w:p>
        </w:tc>
      </w:tr>
      <w:tr w:rsidR="00273F27" w14:paraId="153B12BD"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7348E885" w14:textId="77777777" w:rsidR="00273F27" w:rsidRDefault="00EF0474">
            <w:r>
              <w:rPr>
                <w:rFonts w:ascii="Cambria" w:eastAsia="Cambria" w:hAnsi="Cambria" w:cs="Cambria"/>
                <w:color w:val="181717"/>
              </w:rPr>
              <w:t>A.6.1.2</w:t>
            </w:r>
          </w:p>
        </w:tc>
        <w:tc>
          <w:tcPr>
            <w:tcW w:w="2290" w:type="dxa"/>
            <w:tcBorders>
              <w:top w:val="single" w:sz="4" w:space="0" w:color="181717"/>
              <w:left w:val="single" w:sz="4" w:space="0" w:color="181717"/>
              <w:bottom w:val="single" w:sz="4" w:space="0" w:color="181717"/>
              <w:right w:val="single" w:sz="4" w:space="0" w:color="181717"/>
            </w:tcBorders>
            <w:vAlign w:val="center"/>
          </w:tcPr>
          <w:p w14:paraId="4F0D3252" w14:textId="77777777" w:rsidR="00273F27" w:rsidRDefault="00EF0474">
            <w:r>
              <w:rPr>
                <w:rFonts w:ascii="Cambria" w:eastAsia="Cambria" w:hAnsi="Cambria" w:cs="Cambria"/>
                <w:color w:val="181717"/>
              </w:rPr>
              <w:t>Segregation of duties</w:t>
            </w:r>
          </w:p>
        </w:tc>
        <w:tc>
          <w:tcPr>
            <w:tcW w:w="6485" w:type="dxa"/>
            <w:tcBorders>
              <w:top w:val="single" w:sz="4" w:space="0" w:color="181717"/>
              <w:left w:val="single" w:sz="4" w:space="0" w:color="181717"/>
              <w:bottom w:val="single" w:sz="4" w:space="0" w:color="181717"/>
              <w:right w:val="single" w:sz="8" w:space="0" w:color="181717"/>
            </w:tcBorders>
          </w:tcPr>
          <w:p w14:paraId="4850654E" w14:textId="77777777" w:rsidR="00273F27" w:rsidRDefault="00EF0474">
            <w:pPr>
              <w:spacing w:after="75"/>
            </w:pPr>
            <w:r>
              <w:rPr>
                <w:rFonts w:ascii="Cambria" w:eastAsia="Cambria" w:hAnsi="Cambria" w:cs="Cambria"/>
                <w:i/>
                <w:color w:val="181717"/>
              </w:rPr>
              <w:t>Control</w:t>
            </w:r>
          </w:p>
          <w:p w14:paraId="4F4B424B" w14:textId="77777777" w:rsidR="00273F27" w:rsidRDefault="00EF0474">
            <w:r>
              <w:rPr>
                <w:rFonts w:ascii="Cambria" w:eastAsia="Cambria" w:hAnsi="Cambria" w:cs="Cambria"/>
                <w:color w:val="181717"/>
              </w:rPr>
              <w:t>Conflicting duties and areas of responsibility shall be segregated to reduce opportunities for unauthorized or unintentional modification or misuse of the organization’s assets.</w:t>
            </w:r>
          </w:p>
        </w:tc>
      </w:tr>
      <w:tr w:rsidR="00273F27" w14:paraId="5154AE50" w14:textId="77777777">
        <w:trPr>
          <w:trHeight w:val="697"/>
        </w:trPr>
        <w:tc>
          <w:tcPr>
            <w:tcW w:w="977" w:type="dxa"/>
            <w:tcBorders>
              <w:top w:val="single" w:sz="4" w:space="0" w:color="181717"/>
              <w:left w:val="single" w:sz="8" w:space="0" w:color="181717"/>
              <w:bottom w:val="single" w:sz="4" w:space="0" w:color="181717"/>
              <w:right w:val="single" w:sz="4" w:space="0" w:color="181717"/>
            </w:tcBorders>
            <w:vAlign w:val="center"/>
          </w:tcPr>
          <w:p w14:paraId="164A87D2" w14:textId="77777777" w:rsidR="00273F27" w:rsidRDefault="00EF0474">
            <w:r>
              <w:rPr>
                <w:rFonts w:ascii="Cambria" w:eastAsia="Cambria" w:hAnsi="Cambria" w:cs="Cambria"/>
                <w:color w:val="181717"/>
              </w:rPr>
              <w:t>A.6.1.3</w:t>
            </w:r>
          </w:p>
        </w:tc>
        <w:tc>
          <w:tcPr>
            <w:tcW w:w="2290" w:type="dxa"/>
            <w:tcBorders>
              <w:top w:val="single" w:sz="4" w:space="0" w:color="181717"/>
              <w:left w:val="single" w:sz="4" w:space="0" w:color="181717"/>
              <w:bottom w:val="single" w:sz="4" w:space="0" w:color="181717"/>
              <w:right w:val="single" w:sz="4" w:space="0" w:color="181717"/>
            </w:tcBorders>
          </w:tcPr>
          <w:p w14:paraId="44494EBE" w14:textId="77777777" w:rsidR="00273F27" w:rsidRDefault="00EF0474">
            <w:r>
              <w:rPr>
                <w:rFonts w:ascii="Cambria" w:eastAsia="Cambria" w:hAnsi="Cambria" w:cs="Cambria"/>
                <w:color w:val="181717"/>
              </w:rPr>
              <w:t>Contact with authorities</w:t>
            </w:r>
          </w:p>
        </w:tc>
        <w:tc>
          <w:tcPr>
            <w:tcW w:w="6485" w:type="dxa"/>
            <w:tcBorders>
              <w:top w:val="single" w:sz="4" w:space="0" w:color="181717"/>
              <w:left w:val="single" w:sz="4" w:space="0" w:color="181717"/>
              <w:bottom w:val="single" w:sz="4" w:space="0" w:color="181717"/>
              <w:right w:val="single" w:sz="8" w:space="0" w:color="181717"/>
            </w:tcBorders>
          </w:tcPr>
          <w:p w14:paraId="4B5EA57E" w14:textId="77777777" w:rsidR="00273F27" w:rsidRDefault="00EF0474">
            <w:pPr>
              <w:spacing w:after="75"/>
            </w:pPr>
            <w:r>
              <w:rPr>
                <w:rFonts w:ascii="Cambria" w:eastAsia="Cambria" w:hAnsi="Cambria" w:cs="Cambria"/>
                <w:i/>
                <w:color w:val="181717"/>
              </w:rPr>
              <w:t>Control</w:t>
            </w:r>
          </w:p>
          <w:p w14:paraId="08FF9DC8" w14:textId="77777777" w:rsidR="00273F27" w:rsidRDefault="00EF0474">
            <w:pPr>
              <w:jc w:val="both"/>
            </w:pPr>
            <w:r>
              <w:rPr>
                <w:rFonts w:ascii="Cambria" w:eastAsia="Cambria" w:hAnsi="Cambria" w:cs="Cambria"/>
                <w:color w:val="181717"/>
              </w:rPr>
              <w:t>Appropriate contacts with relevant authorities shall be maintained.</w:t>
            </w:r>
          </w:p>
        </w:tc>
      </w:tr>
      <w:tr w:rsidR="00273F27" w14:paraId="608ED4FE"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8B016CB" w14:textId="77777777" w:rsidR="00273F27" w:rsidRDefault="00EF0474">
            <w:r>
              <w:rPr>
                <w:rFonts w:ascii="Cambria" w:eastAsia="Cambria" w:hAnsi="Cambria" w:cs="Cambria"/>
                <w:color w:val="181717"/>
              </w:rPr>
              <w:lastRenderedPageBreak/>
              <w:t>A.6.1.4</w:t>
            </w:r>
          </w:p>
        </w:tc>
        <w:tc>
          <w:tcPr>
            <w:tcW w:w="2290" w:type="dxa"/>
            <w:tcBorders>
              <w:top w:val="single" w:sz="4" w:space="0" w:color="181717"/>
              <w:left w:val="single" w:sz="4" w:space="0" w:color="181717"/>
              <w:bottom w:val="single" w:sz="4" w:space="0" w:color="181717"/>
              <w:right w:val="single" w:sz="4" w:space="0" w:color="181717"/>
            </w:tcBorders>
            <w:vAlign w:val="center"/>
          </w:tcPr>
          <w:p w14:paraId="56673A85" w14:textId="77777777" w:rsidR="00273F27" w:rsidRDefault="00EF0474">
            <w:r>
              <w:rPr>
                <w:rFonts w:ascii="Cambria" w:eastAsia="Cambria" w:hAnsi="Cambria" w:cs="Cambria"/>
                <w:color w:val="181717"/>
              </w:rPr>
              <w:t>Contact with special interest groups</w:t>
            </w:r>
          </w:p>
        </w:tc>
        <w:tc>
          <w:tcPr>
            <w:tcW w:w="6485" w:type="dxa"/>
            <w:tcBorders>
              <w:top w:val="single" w:sz="4" w:space="0" w:color="181717"/>
              <w:left w:val="single" w:sz="4" w:space="0" w:color="181717"/>
              <w:bottom w:val="single" w:sz="4" w:space="0" w:color="181717"/>
              <w:right w:val="single" w:sz="8" w:space="0" w:color="181717"/>
            </w:tcBorders>
          </w:tcPr>
          <w:p w14:paraId="513CD2D0" w14:textId="77777777" w:rsidR="00273F27" w:rsidRDefault="00EF0474">
            <w:pPr>
              <w:spacing w:after="75"/>
            </w:pPr>
            <w:r>
              <w:rPr>
                <w:rFonts w:ascii="Cambria" w:eastAsia="Cambria" w:hAnsi="Cambria" w:cs="Cambria"/>
                <w:i/>
                <w:color w:val="181717"/>
              </w:rPr>
              <w:t>Control</w:t>
            </w:r>
          </w:p>
          <w:p w14:paraId="25704EE1" w14:textId="77777777" w:rsidR="00273F27" w:rsidRDefault="00EF0474">
            <w:r>
              <w:rPr>
                <w:rFonts w:ascii="Cambria" w:eastAsia="Cambria" w:hAnsi="Cambria" w:cs="Cambria"/>
                <w:color w:val="181717"/>
              </w:rPr>
              <w:t>Appropriate contacts with special interest groups or other specialist security forums and professional associations shall be maintained.</w:t>
            </w:r>
          </w:p>
        </w:tc>
      </w:tr>
      <w:tr w:rsidR="00273F27" w14:paraId="0B40384D"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28E0A82" w14:textId="77777777" w:rsidR="00273F27" w:rsidRDefault="00EF0474">
            <w:r>
              <w:rPr>
                <w:rFonts w:ascii="Cambria" w:eastAsia="Cambria" w:hAnsi="Cambria" w:cs="Cambria"/>
                <w:color w:val="181717"/>
              </w:rPr>
              <w:t>A.6.1.5</w:t>
            </w:r>
          </w:p>
        </w:tc>
        <w:tc>
          <w:tcPr>
            <w:tcW w:w="2290" w:type="dxa"/>
            <w:tcBorders>
              <w:top w:val="single" w:sz="4" w:space="0" w:color="181717"/>
              <w:left w:val="single" w:sz="4" w:space="0" w:color="181717"/>
              <w:bottom w:val="single" w:sz="4" w:space="0" w:color="181717"/>
              <w:right w:val="single" w:sz="4" w:space="0" w:color="181717"/>
            </w:tcBorders>
            <w:vAlign w:val="center"/>
          </w:tcPr>
          <w:p w14:paraId="7E360F30" w14:textId="77777777" w:rsidR="00273F27" w:rsidRDefault="00EF0474">
            <w:pPr>
              <w:ind w:right="13"/>
            </w:pPr>
            <w:r>
              <w:rPr>
                <w:rFonts w:ascii="Cambria" w:eastAsia="Cambria" w:hAnsi="Cambria" w:cs="Cambria"/>
                <w:color w:val="181717"/>
              </w:rPr>
              <w:t>Information security in project management</w:t>
            </w:r>
          </w:p>
        </w:tc>
        <w:tc>
          <w:tcPr>
            <w:tcW w:w="6485" w:type="dxa"/>
            <w:tcBorders>
              <w:top w:val="single" w:sz="4" w:space="0" w:color="181717"/>
              <w:left w:val="single" w:sz="4" w:space="0" w:color="181717"/>
              <w:bottom w:val="single" w:sz="4" w:space="0" w:color="181717"/>
              <w:right w:val="single" w:sz="8" w:space="0" w:color="181717"/>
            </w:tcBorders>
          </w:tcPr>
          <w:p w14:paraId="7AF1AF34" w14:textId="77777777" w:rsidR="00273F27" w:rsidRDefault="00EF0474">
            <w:pPr>
              <w:spacing w:after="75"/>
            </w:pPr>
            <w:r>
              <w:rPr>
                <w:rFonts w:ascii="Cambria" w:eastAsia="Cambria" w:hAnsi="Cambria" w:cs="Cambria"/>
                <w:i/>
                <w:color w:val="181717"/>
              </w:rPr>
              <w:t>Control</w:t>
            </w:r>
          </w:p>
          <w:p w14:paraId="24DB4704" w14:textId="77777777" w:rsidR="00273F27" w:rsidRDefault="00EF0474">
            <w:r>
              <w:rPr>
                <w:rFonts w:ascii="Cambria" w:eastAsia="Cambria" w:hAnsi="Cambria" w:cs="Cambria"/>
                <w:color w:val="181717"/>
              </w:rPr>
              <w:t>Information security shall be addressed in project management, regardless of the type of the project.</w:t>
            </w:r>
          </w:p>
        </w:tc>
      </w:tr>
      <w:tr w:rsidR="00273F27" w14:paraId="1436BD83"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9BC9F44" w14:textId="77777777" w:rsidR="00273F27" w:rsidRDefault="00EF0474">
            <w:pPr>
              <w:tabs>
                <w:tab w:val="center" w:pos="2331"/>
              </w:tabs>
            </w:pPr>
            <w:r>
              <w:rPr>
                <w:rFonts w:ascii="Cambria" w:eastAsia="Cambria" w:hAnsi="Cambria" w:cs="Cambria"/>
                <w:b/>
                <w:color w:val="181717"/>
              </w:rPr>
              <w:t xml:space="preserve">A.6.2 </w:t>
            </w:r>
            <w:r>
              <w:rPr>
                <w:rFonts w:ascii="Cambria" w:eastAsia="Cambria" w:hAnsi="Cambria" w:cs="Cambria"/>
                <w:b/>
                <w:color w:val="181717"/>
              </w:rPr>
              <w:tab/>
              <w:t>Mobile devices and teleworking</w:t>
            </w:r>
          </w:p>
        </w:tc>
      </w:tr>
      <w:tr w:rsidR="00273F27" w14:paraId="0D740969"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310FAD9" w14:textId="77777777" w:rsidR="00273F27" w:rsidRDefault="00EF0474">
            <w:r>
              <w:rPr>
                <w:rFonts w:ascii="Cambria" w:eastAsia="Cambria" w:hAnsi="Cambria" w:cs="Cambria"/>
                <w:color w:val="181717"/>
              </w:rPr>
              <w:t>Objective: To ensure the security of teleworking and use of mobile devices.</w:t>
            </w:r>
          </w:p>
        </w:tc>
      </w:tr>
    </w:tbl>
    <w:p w14:paraId="3799CBEC" w14:textId="77777777" w:rsidR="00273F27" w:rsidRDefault="00273F27">
      <w:pPr>
        <w:sectPr w:rsidR="00273F27">
          <w:headerReference w:type="even" r:id="rId14"/>
          <w:headerReference w:type="default" r:id="rId15"/>
          <w:footerReference w:type="even" r:id="rId16"/>
          <w:footerReference w:type="default" r:id="rId17"/>
          <w:headerReference w:type="first" r:id="rId18"/>
          <w:footerReference w:type="first" r:id="rId19"/>
          <w:pgSz w:w="11906" w:h="16838"/>
          <w:pgMar w:top="885" w:right="737" w:bottom="1125" w:left="1417" w:header="720" w:footer="518" w:gutter="0"/>
          <w:pgNumType w:start="1"/>
          <w:cols w:space="720"/>
          <w:titlePg/>
        </w:sectPr>
      </w:pPr>
    </w:p>
    <w:tbl>
      <w:tblPr>
        <w:tblStyle w:val="TableGrid"/>
        <w:tblpPr w:vertAnchor="text" w:tblpX="1261" w:tblpY="143"/>
        <w:tblOverlap w:val="never"/>
        <w:tblW w:w="9751" w:type="dxa"/>
        <w:tblInd w:w="0" w:type="dxa"/>
        <w:tblCellMar>
          <w:top w:w="85" w:type="dxa"/>
          <w:left w:w="45" w:type="dxa"/>
          <w:right w:w="6" w:type="dxa"/>
        </w:tblCellMar>
        <w:tblLook w:val="04A0" w:firstRow="1" w:lastRow="0" w:firstColumn="1" w:lastColumn="0" w:noHBand="0" w:noVBand="1"/>
      </w:tblPr>
      <w:tblGrid>
        <w:gridCol w:w="977"/>
        <w:gridCol w:w="2290"/>
        <w:gridCol w:w="6484"/>
      </w:tblGrid>
      <w:tr w:rsidR="00273F27" w14:paraId="4E9A381B"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2310137" w14:textId="77777777" w:rsidR="00273F27" w:rsidRDefault="00EF0474">
            <w:r>
              <w:rPr>
                <w:rFonts w:ascii="Cambria" w:eastAsia="Cambria" w:hAnsi="Cambria" w:cs="Cambria"/>
                <w:color w:val="181717"/>
              </w:rPr>
              <w:lastRenderedPageBreak/>
              <w:t>A.6.2.1</w:t>
            </w:r>
          </w:p>
        </w:tc>
        <w:tc>
          <w:tcPr>
            <w:tcW w:w="2290" w:type="dxa"/>
            <w:tcBorders>
              <w:top w:val="single" w:sz="4" w:space="0" w:color="181717"/>
              <w:left w:val="single" w:sz="4" w:space="0" w:color="181717"/>
              <w:bottom w:val="single" w:sz="4" w:space="0" w:color="181717"/>
              <w:right w:val="single" w:sz="4" w:space="0" w:color="181717"/>
            </w:tcBorders>
            <w:vAlign w:val="center"/>
          </w:tcPr>
          <w:p w14:paraId="4D0864B6" w14:textId="77777777" w:rsidR="00273F27" w:rsidRDefault="00EF0474">
            <w:r>
              <w:rPr>
                <w:rFonts w:ascii="Cambria" w:eastAsia="Cambria" w:hAnsi="Cambria" w:cs="Cambria"/>
                <w:color w:val="181717"/>
              </w:rPr>
              <w:t>Mobile device policy</w:t>
            </w:r>
          </w:p>
        </w:tc>
        <w:tc>
          <w:tcPr>
            <w:tcW w:w="6485" w:type="dxa"/>
            <w:tcBorders>
              <w:top w:val="single" w:sz="4" w:space="0" w:color="181717"/>
              <w:left w:val="single" w:sz="4" w:space="0" w:color="181717"/>
              <w:bottom w:val="single" w:sz="4" w:space="0" w:color="181717"/>
              <w:right w:val="single" w:sz="8" w:space="0" w:color="181717"/>
            </w:tcBorders>
          </w:tcPr>
          <w:p w14:paraId="560C69C4" w14:textId="77777777" w:rsidR="00273F27" w:rsidRDefault="00EF0474">
            <w:pPr>
              <w:spacing w:after="75"/>
            </w:pPr>
            <w:r>
              <w:rPr>
                <w:rFonts w:ascii="Cambria" w:eastAsia="Cambria" w:hAnsi="Cambria" w:cs="Cambria"/>
                <w:i/>
                <w:color w:val="181717"/>
              </w:rPr>
              <w:t>Control</w:t>
            </w:r>
          </w:p>
          <w:p w14:paraId="35426144" w14:textId="77777777" w:rsidR="00273F27" w:rsidRDefault="00EF0474">
            <w:r>
              <w:rPr>
                <w:rFonts w:ascii="Cambria" w:eastAsia="Cambria" w:hAnsi="Cambria" w:cs="Cambria"/>
                <w:color w:val="181717"/>
              </w:rPr>
              <w:t>A policy and supporting security measures shall be adopted to manage the risks introduced by using mobile devices.</w:t>
            </w:r>
          </w:p>
        </w:tc>
      </w:tr>
      <w:tr w:rsidR="00273F27" w14:paraId="17EA6DF7"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D674BD0" w14:textId="77777777" w:rsidR="00273F27" w:rsidRDefault="00EF0474">
            <w:r>
              <w:rPr>
                <w:rFonts w:ascii="Cambria" w:eastAsia="Cambria" w:hAnsi="Cambria" w:cs="Cambria"/>
                <w:color w:val="181717"/>
              </w:rPr>
              <w:t>A.6.2.2</w:t>
            </w:r>
          </w:p>
        </w:tc>
        <w:tc>
          <w:tcPr>
            <w:tcW w:w="2290" w:type="dxa"/>
            <w:tcBorders>
              <w:top w:val="single" w:sz="4" w:space="0" w:color="181717"/>
              <w:left w:val="single" w:sz="4" w:space="0" w:color="181717"/>
              <w:bottom w:val="single" w:sz="4" w:space="0" w:color="181717"/>
              <w:right w:val="single" w:sz="4" w:space="0" w:color="181717"/>
            </w:tcBorders>
            <w:vAlign w:val="center"/>
          </w:tcPr>
          <w:p w14:paraId="4ED42289" w14:textId="77777777" w:rsidR="00273F27" w:rsidRDefault="00EF0474">
            <w:r>
              <w:rPr>
                <w:rFonts w:ascii="Cambria" w:eastAsia="Cambria" w:hAnsi="Cambria" w:cs="Cambria"/>
                <w:color w:val="181717"/>
              </w:rPr>
              <w:t>Teleworking</w:t>
            </w:r>
          </w:p>
        </w:tc>
        <w:tc>
          <w:tcPr>
            <w:tcW w:w="6485" w:type="dxa"/>
            <w:tcBorders>
              <w:top w:val="single" w:sz="4" w:space="0" w:color="181717"/>
              <w:left w:val="single" w:sz="4" w:space="0" w:color="181717"/>
              <w:bottom w:val="single" w:sz="4" w:space="0" w:color="181717"/>
              <w:right w:val="single" w:sz="8" w:space="0" w:color="181717"/>
            </w:tcBorders>
          </w:tcPr>
          <w:p w14:paraId="3B3DAF8C" w14:textId="77777777" w:rsidR="00273F27" w:rsidRDefault="00EF0474">
            <w:pPr>
              <w:spacing w:after="75"/>
            </w:pPr>
            <w:r>
              <w:rPr>
                <w:rFonts w:ascii="Cambria" w:eastAsia="Cambria" w:hAnsi="Cambria" w:cs="Cambria"/>
                <w:i/>
                <w:color w:val="181717"/>
              </w:rPr>
              <w:t>Control</w:t>
            </w:r>
          </w:p>
          <w:p w14:paraId="4884562A" w14:textId="77777777" w:rsidR="00273F27" w:rsidRDefault="00EF0474">
            <w:r>
              <w:rPr>
                <w:rFonts w:ascii="Cambria" w:eastAsia="Cambria" w:hAnsi="Cambria" w:cs="Cambria"/>
                <w:color w:val="181717"/>
              </w:rPr>
              <w:t>A policy and supporting security measures shall be implemented to protect information accessed, processed or stored at teleworking sites.</w:t>
            </w:r>
          </w:p>
        </w:tc>
      </w:tr>
      <w:tr w:rsidR="00273F27" w14:paraId="0A8ECAA7"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7895501" w14:textId="77777777" w:rsidR="00273F27" w:rsidRDefault="00EF0474">
            <w:pPr>
              <w:tabs>
                <w:tab w:val="center" w:pos="162"/>
                <w:tab w:val="center" w:pos="2040"/>
              </w:tabs>
            </w:pPr>
            <w:r>
              <w:tab/>
            </w:r>
            <w:r>
              <w:rPr>
                <w:rFonts w:ascii="Cambria" w:eastAsia="Cambria" w:hAnsi="Cambria" w:cs="Cambria"/>
                <w:b/>
                <w:color w:val="181717"/>
              </w:rPr>
              <w:t xml:space="preserve">A.7 </w:t>
            </w:r>
            <w:r>
              <w:rPr>
                <w:rFonts w:ascii="Cambria" w:eastAsia="Cambria" w:hAnsi="Cambria" w:cs="Cambria"/>
                <w:b/>
                <w:color w:val="181717"/>
              </w:rPr>
              <w:tab/>
              <w:t xml:space="preserve"> Human resource security</w:t>
            </w:r>
          </w:p>
        </w:tc>
      </w:tr>
      <w:tr w:rsidR="00273F27" w14:paraId="7D48419C"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301207E" w14:textId="77777777" w:rsidR="00273F27" w:rsidRDefault="00EF0474">
            <w:pPr>
              <w:tabs>
                <w:tab w:val="center" w:pos="242"/>
                <w:tab w:val="center" w:pos="1780"/>
              </w:tabs>
            </w:pPr>
            <w:r>
              <w:tab/>
            </w:r>
            <w:r>
              <w:rPr>
                <w:rFonts w:ascii="Cambria" w:eastAsia="Cambria" w:hAnsi="Cambria" w:cs="Cambria"/>
                <w:b/>
                <w:color w:val="181717"/>
              </w:rPr>
              <w:t xml:space="preserve">A.7.1 </w:t>
            </w:r>
            <w:r>
              <w:rPr>
                <w:rFonts w:ascii="Cambria" w:eastAsia="Cambria" w:hAnsi="Cambria" w:cs="Cambria"/>
                <w:b/>
                <w:color w:val="181717"/>
              </w:rPr>
              <w:tab/>
              <w:t>Prior to employment</w:t>
            </w:r>
          </w:p>
        </w:tc>
      </w:tr>
      <w:tr w:rsidR="00273F27" w14:paraId="10F8DC29"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5809F495" w14:textId="77777777" w:rsidR="00273F27" w:rsidRDefault="00EF0474">
            <w:r>
              <w:rPr>
                <w:rFonts w:ascii="Cambria" w:eastAsia="Cambria" w:hAnsi="Cambria" w:cs="Cambria"/>
                <w:color w:val="181717"/>
              </w:rPr>
              <w:t>Objective: To ensure that employees and contractors understand their responsibilities and are suitable for the roles for which they are considered.</w:t>
            </w:r>
          </w:p>
        </w:tc>
      </w:tr>
      <w:tr w:rsidR="00273F27" w14:paraId="72CC02F2" w14:textId="77777777">
        <w:trPr>
          <w:trHeight w:val="1665"/>
        </w:trPr>
        <w:tc>
          <w:tcPr>
            <w:tcW w:w="977" w:type="dxa"/>
            <w:tcBorders>
              <w:top w:val="single" w:sz="4" w:space="0" w:color="181717"/>
              <w:left w:val="single" w:sz="8" w:space="0" w:color="181717"/>
              <w:bottom w:val="single" w:sz="4" w:space="0" w:color="181717"/>
              <w:right w:val="single" w:sz="4" w:space="0" w:color="181717"/>
            </w:tcBorders>
            <w:vAlign w:val="center"/>
          </w:tcPr>
          <w:p w14:paraId="3622D72E" w14:textId="77777777" w:rsidR="00273F27" w:rsidRDefault="00EF0474">
            <w:r>
              <w:rPr>
                <w:rFonts w:ascii="Cambria" w:eastAsia="Cambria" w:hAnsi="Cambria" w:cs="Cambria"/>
                <w:color w:val="181717"/>
              </w:rPr>
              <w:t>A.7.1.1</w:t>
            </w:r>
          </w:p>
        </w:tc>
        <w:tc>
          <w:tcPr>
            <w:tcW w:w="2290" w:type="dxa"/>
            <w:tcBorders>
              <w:top w:val="single" w:sz="4" w:space="0" w:color="181717"/>
              <w:left w:val="single" w:sz="4" w:space="0" w:color="181717"/>
              <w:bottom w:val="single" w:sz="4" w:space="0" w:color="181717"/>
              <w:right w:val="single" w:sz="4" w:space="0" w:color="181717"/>
            </w:tcBorders>
            <w:vAlign w:val="center"/>
          </w:tcPr>
          <w:p w14:paraId="71A5C1B8" w14:textId="77777777" w:rsidR="00273F27" w:rsidRDefault="00EF0474">
            <w:r>
              <w:rPr>
                <w:rFonts w:ascii="Cambria" w:eastAsia="Cambria" w:hAnsi="Cambria" w:cs="Cambria"/>
                <w:color w:val="181717"/>
              </w:rPr>
              <w:t>Screening</w:t>
            </w:r>
          </w:p>
        </w:tc>
        <w:tc>
          <w:tcPr>
            <w:tcW w:w="6485" w:type="dxa"/>
            <w:tcBorders>
              <w:top w:val="single" w:sz="4" w:space="0" w:color="181717"/>
              <w:left w:val="single" w:sz="4" w:space="0" w:color="181717"/>
              <w:bottom w:val="single" w:sz="4" w:space="0" w:color="181717"/>
              <w:right w:val="single" w:sz="8" w:space="0" w:color="181717"/>
            </w:tcBorders>
          </w:tcPr>
          <w:p w14:paraId="7F05B104" w14:textId="77777777" w:rsidR="00273F27" w:rsidRDefault="00EF0474">
            <w:pPr>
              <w:spacing w:after="75"/>
            </w:pPr>
            <w:r>
              <w:rPr>
                <w:rFonts w:ascii="Cambria" w:eastAsia="Cambria" w:hAnsi="Cambria" w:cs="Cambria"/>
                <w:i/>
                <w:color w:val="181717"/>
              </w:rPr>
              <w:t>Control</w:t>
            </w:r>
          </w:p>
          <w:p w14:paraId="1864EC5A" w14:textId="77777777" w:rsidR="00273F27" w:rsidRDefault="00EF0474">
            <w:r>
              <w:rPr>
                <w:rFonts w:ascii="Cambria" w:eastAsia="Cambria" w:hAnsi="Cambria" w:cs="Cambria"/>
                <w:color w:val="181717"/>
              </w:rPr>
              <w:t>Background verification checks on all candidates for employment shall be carried out in accordance with relevant laws, regulations and ethics and shall be proportional to the business requirements, the classification of the information to be accessed and the perceived risks.</w:t>
            </w:r>
          </w:p>
        </w:tc>
      </w:tr>
      <w:tr w:rsidR="00273F27" w14:paraId="1785FDB5"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1799FE58" w14:textId="77777777" w:rsidR="00273F27" w:rsidRDefault="00EF0474">
            <w:r>
              <w:rPr>
                <w:rFonts w:ascii="Cambria" w:eastAsia="Cambria" w:hAnsi="Cambria" w:cs="Cambria"/>
                <w:color w:val="181717"/>
              </w:rPr>
              <w:t>A.7.1.2</w:t>
            </w:r>
          </w:p>
        </w:tc>
        <w:tc>
          <w:tcPr>
            <w:tcW w:w="2290" w:type="dxa"/>
            <w:tcBorders>
              <w:top w:val="single" w:sz="4" w:space="0" w:color="181717"/>
              <w:left w:val="single" w:sz="4" w:space="0" w:color="181717"/>
              <w:bottom w:val="single" w:sz="4" w:space="0" w:color="181717"/>
              <w:right w:val="single" w:sz="4" w:space="0" w:color="181717"/>
            </w:tcBorders>
            <w:vAlign w:val="center"/>
          </w:tcPr>
          <w:p w14:paraId="09BF3656" w14:textId="77777777" w:rsidR="00273F27" w:rsidRDefault="00EF0474">
            <w:r>
              <w:rPr>
                <w:rFonts w:ascii="Cambria" w:eastAsia="Cambria" w:hAnsi="Cambria" w:cs="Cambria"/>
                <w:color w:val="181717"/>
              </w:rPr>
              <w:t>Terms and conditions of employment</w:t>
            </w:r>
          </w:p>
        </w:tc>
        <w:tc>
          <w:tcPr>
            <w:tcW w:w="6485" w:type="dxa"/>
            <w:tcBorders>
              <w:top w:val="single" w:sz="4" w:space="0" w:color="181717"/>
              <w:left w:val="single" w:sz="4" w:space="0" w:color="181717"/>
              <w:bottom w:val="single" w:sz="4" w:space="0" w:color="181717"/>
              <w:right w:val="single" w:sz="8" w:space="0" w:color="181717"/>
            </w:tcBorders>
          </w:tcPr>
          <w:p w14:paraId="079435D8" w14:textId="77777777" w:rsidR="00273F27" w:rsidRDefault="00EF0474">
            <w:pPr>
              <w:spacing w:after="75"/>
            </w:pPr>
            <w:r>
              <w:rPr>
                <w:rFonts w:ascii="Cambria" w:eastAsia="Cambria" w:hAnsi="Cambria" w:cs="Cambria"/>
                <w:i/>
                <w:color w:val="181717"/>
              </w:rPr>
              <w:t>Control</w:t>
            </w:r>
          </w:p>
          <w:p w14:paraId="5BE26693" w14:textId="77777777" w:rsidR="00273F27" w:rsidRDefault="00EF0474">
            <w:r>
              <w:rPr>
                <w:rFonts w:ascii="Cambria" w:eastAsia="Cambria" w:hAnsi="Cambria" w:cs="Cambria"/>
                <w:color w:val="181717"/>
              </w:rPr>
              <w:t>The contractual agreements with employees and contractors shall state their and the organization’s responsibilities for information security.</w:t>
            </w:r>
          </w:p>
        </w:tc>
      </w:tr>
      <w:tr w:rsidR="00273F27" w14:paraId="07F5FF7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0A62B63D" w14:textId="77777777" w:rsidR="00273F27" w:rsidRDefault="00EF0474">
            <w:pPr>
              <w:tabs>
                <w:tab w:val="center" w:pos="247"/>
                <w:tab w:val="center" w:pos="1741"/>
              </w:tabs>
            </w:pPr>
            <w:r>
              <w:tab/>
            </w:r>
            <w:r>
              <w:rPr>
                <w:rFonts w:ascii="Cambria" w:eastAsia="Cambria" w:hAnsi="Cambria" w:cs="Cambria"/>
                <w:b/>
                <w:color w:val="181717"/>
              </w:rPr>
              <w:t xml:space="preserve">A.7.2 </w:t>
            </w:r>
            <w:r>
              <w:rPr>
                <w:rFonts w:ascii="Cambria" w:eastAsia="Cambria" w:hAnsi="Cambria" w:cs="Cambria"/>
                <w:b/>
                <w:color w:val="181717"/>
              </w:rPr>
              <w:tab/>
              <w:t>During employment</w:t>
            </w:r>
          </w:p>
        </w:tc>
      </w:tr>
      <w:tr w:rsidR="00273F27" w14:paraId="0DF0F089"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0355CEF3" w14:textId="77777777" w:rsidR="00273F27" w:rsidRDefault="00EF0474">
            <w:r>
              <w:rPr>
                <w:rFonts w:ascii="Cambria" w:eastAsia="Cambria" w:hAnsi="Cambria" w:cs="Cambria"/>
                <w:color w:val="181717"/>
              </w:rPr>
              <w:t>Objective: To ensure that employees and contractors are aware of and fulfil their information security responsibilities.</w:t>
            </w:r>
          </w:p>
        </w:tc>
      </w:tr>
      <w:tr w:rsidR="00273F27" w14:paraId="19FCF17D"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F486A58" w14:textId="77777777" w:rsidR="00273F27" w:rsidRDefault="00EF0474">
            <w:r>
              <w:rPr>
                <w:rFonts w:ascii="Cambria" w:eastAsia="Cambria" w:hAnsi="Cambria" w:cs="Cambria"/>
                <w:color w:val="181717"/>
              </w:rPr>
              <w:t>A.7.2.1</w:t>
            </w:r>
          </w:p>
        </w:tc>
        <w:tc>
          <w:tcPr>
            <w:tcW w:w="2290" w:type="dxa"/>
            <w:tcBorders>
              <w:top w:val="single" w:sz="4" w:space="0" w:color="181717"/>
              <w:left w:val="single" w:sz="4" w:space="0" w:color="181717"/>
              <w:bottom w:val="single" w:sz="4" w:space="0" w:color="181717"/>
              <w:right w:val="single" w:sz="4" w:space="0" w:color="181717"/>
            </w:tcBorders>
            <w:vAlign w:val="center"/>
          </w:tcPr>
          <w:p w14:paraId="4824A31C" w14:textId="77777777" w:rsidR="00273F27" w:rsidRDefault="00EF0474">
            <w:r>
              <w:rPr>
                <w:rFonts w:ascii="Cambria" w:eastAsia="Cambria" w:hAnsi="Cambria" w:cs="Cambria"/>
                <w:color w:val="181717"/>
              </w:rPr>
              <w:t>Management responsibilities</w:t>
            </w:r>
          </w:p>
        </w:tc>
        <w:tc>
          <w:tcPr>
            <w:tcW w:w="6485" w:type="dxa"/>
            <w:tcBorders>
              <w:top w:val="single" w:sz="4" w:space="0" w:color="181717"/>
              <w:left w:val="single" w:sz="4" w:space="0" w:color="181717"/>
              <w:bottom w:val="single" w:sz="4" w:space="0" w:color="181717"/>
              <w:right w:val="single" w:sz="8" w:space="0" w:color="181717"/>
            </w:tcBorders>
          </w:tcPr>
          <w:p w14:paraId="40924DCD" w14:textId="77777777" w:rsidR="00273F27" w:rsidRDefault="00EF0474">
            <w:pPr>
              <w:spacing w:after="75"/>
            </w:pPr>
            <w:r>
              <w:rPr>
                <w:rFonts w:ascii="Cambria" w:eastAsia="Cambria" w:hAnsi="Cambria" w:cs="Cambria"/>
                <w:i/>
                <w:color w:val="181717"/>
              </w:rPr>
              <w:t>Control</w:t>
            </w:r>
          </w:p>
          <w:p w14:paraId="47BF8923" w14:textId="77777777" w:rsidR="00273F27" w:rsidRDefault="00EF0474">
            <w:r>
              <w:rPr>
                <w:rFonts w:ascii="Cambria" w:eastAsia="Cambria" w:hAnsi="Cambria" w:cs="Cambria"/>
                <w:color w:val="181717"/>
              </w:rPr>
              <w:t>Management shall require all employees and contractors to apply information security in accordance with the established policies and procedures of the organization.</w:t>
            </w:r>
          </w:p>
        </w:tc>
      </w:tr>
      <w:tr w:rsidR="00273F27" w14:paraId="7DEEDE93"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17C8FFDC" w14:textId="77777777" w:rsidR="00273F27" w:rsidRDefault="00EF0474">
            <w:r>
              <w:rPr>
                <w:rFonts w:ascii="Cambria" w:eastAsia="Cambria" w:hAnsi="Cambria" w:cs="Cambria"/>
                <w:color w:val="181717"/>
              </w:rPr>
              <w:t>A.7.2.2</w:t>
            </w:r>
          </w:p>
        </w:tc>
        <w:tc>
          <w:tcPr>
            <w:tcW w:w="2290" w:type="dxa"/>
            <w:tcBorders>
              <w:top w:val="single" w:sz="4" w:space="0" w:color="181717"/>
              <w:left w:val="single" w:sz="4" w:space="0" w:color="181717"/>
              <w:bottom w:val="single" w:sz="4" w:space="0" w:color="181717"/>
              <w:right w:val="single" w:sz="4" w:space="0" w:color="181717"/>
            </w:tcBorders>
            <w:vAlign w:val="center"/>
          </w:tcPr>
          <w:p w14:paraId="150C5E49" w14:textId="77777777" w:rsidR="00273F27" w:rsidRDefault="00EF0474">
            <w:r>
              <w:rPr>
                <w:rFonts w:ascii="Cambria" w:eastAsia="Cambria" w:hAnsi="Cambria" w:cs="Cambria"/>
                <w:color w:val="181717"/>
              </w:rPr>
              <w:t>Information security awareness, education and training</w:t>
            </w:r>
          </w:p>
        </w:tc>
        <w:tc>
          <w:tcPr>
            <w:tcW w:w="6485" w:type="dxa"/>
            <w:tcBorders>
              <w:top w:val="single" w:sz="4" w:space="0" w:color="181717"/>
              <w:left w:val="single" w:sz="4" w:space="0" w:color="181717"/>
              <w:bottom w:val="single" w:sz="4" w:space="0" w:color="181717"/>
              <w:right w:val="single" w:sz="8" w:space="0" w:color="181717"/>
            </w:tcBorders>
          </w:tcPr>
          <w:p w14:paraId="1689D550" w14:textId="77777777" w:rsidR="00273F27" w:rsidRDefault="00EF0474">
            <w:pPr>
              <w:spacing w:after="75"/>
            </w:pPr>
            <w:r>
              <w:rPr>
                <w:rFonts w:ascii="Cambria" w:eastAsia="Cambria" w:hAnsi="Cambria" w:cs="Cambria"/>
                <w:i/>
                <w:color w:val="181717"/>
              </w:rPr>
              <w:t>Control</w:t>
            </w:r>
          </w:p>
          <w:p w14:paraId="40C919C8" w14:textId="77777777" w:rsidR="00273F27" w:rsidRDefault="00EF0474">
            <w:pPr>
              <w:ind w:right="67"/>
            </w:pPr>
            <w:r>
              <w:rPr>
                <w:rFonts w:ascii="Cambria" w:eastAsia="Cambria" w:hAnsi="Cambria" w:cs="Cambria"/>
                <w:color w:val="181717"/>
              </w:rPr>
              <w:t>All employees of the organization and, where relevant, contractors shall receive appropriate awareness education and training and regular updates in organizational policies and procedures, as relevant for their job function.</w:t>
            </w:r>
          </w:p>
        </w:tc>
      </w:tr>
      <w:tr w:rsidR="00273F27" w14:paraId="589EBFEA"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FDDB433" w14:textId="77777777" w:rsidR="00273F27" w:rsidRDefault="00EF0474">
            <w:r>
              <w:rPr>
                <w:rFonts w:ascii="Cambria" w:eastAsia="Cambria" w:hAnsi="Cambria" w:cs="Cambria"/>
                <w:color w:val="181717"/>
              </w:rPr>
              <w:t>A.7.2.3</w:t>
            </w:r>
          </w:p>
        </w:tc>
        <w:tc>
          <w:tcPr>
            <w:tcW w:w="2290" w:type="dxa"/>
            <w:tcBorders>
              <w:top w:val="single" w:sz="4" w:space="0" w:color="181717"/>
              <w:left w:val="single" w:sz="4" w:space="0" w:color="181717"/>
              <w:bottom w:val="single" w:sz="4" w:space="0" w:color="181717"/>
              <w:right w:val="single" w:sz="4" w:space="0" w:color="181717"/>
            </w:tcBorders>
            <w:vAlign w:val="center"/>
          </w:tcPr>
          <w:p w14:paraId="0756D9AE" w14:textId="77777777" w:rsidR="00273F27" w:rsidRDefault="00EF0474">
            <w:r>
              <w:rPr>
                <w:rFonts w:ascii="Cambria" w:eastAsia="Cambria" w:hAnsi="Cambria" w:cs="Cambria"/>
                <w:color w:val="181717"/>
              </w:rPr>
              <w:t>Disciplinary process</w:t>
            </w:r>
          </w:p>
        </w:tc>
        <w:tc>
          <w:tcPr>
            <w:tcW w:w="6485" w:type="dxa"/>
            <w:tcBorders>
              <w:top w:val="single" w:sz="4" w:space="0" w:color="181717"/>
              <w:left w:val="single" w:sz="4" w:space="0" w:color="181717"/>
              <w:bottom w:val="single" w:sz="4" w:space="0" w:color="181717"/>
              <w:right w:val="single" w:sz="8" w:space="0" w:color="181717"/>
            </w:tcBorders>
          </w:tcPr>
          <w:p w14:paraId="29E990D3" w14:textId="77777777" w:rsidR="00273F27" w:rsidRDefault="00EF0474">
            <w:pPr>
              <w:spacing w:after="75"/>
            </w:pPr>
            <w:r>
              <w:rPr>
                <w:rFonts w:ascii="Cambria" w:eastAsia="Cambria" w:hAnsi="Cambria" w:cs="Cambria"/>
                <w:i/>
                <w:color w:val="181717"/>
              </w:rPr>
              <w:t>Control</w:t>
            </w:r>
          </w:p>
          <w:p w14:paraId="0065B35E" w14:textId="77777777" w:rsidR="00273F27" w:rsidRDefault="00EF0474">
            <w:pPr>
              <w:ind w:right="192"/>
            </w:pPr>
            <w:r>
              <w:rPr>
                <w:rFonts w:ascii="Cambria" w:eastAsia="Cambria" w:hAnsi="Cambria" w:cs="Cambria"/>
                <w:color w:val="181717"/>
              </w:rPr>
              <w:t xml:space="preserve">There shall be a formal and communicated disciplinary process in place to </w:t>
            </w:r>
            <w:proofErr w:type="gramStart"/>
            <w:r>
              <w:rPr>
                <w:rFonts w:ascii="Cambria" w:eastAsia="Cambria" w:hAnsi="Cambria" w:cs="Cambria"/>
                <w:color w:val="181717"/>
              </w:rPr>
              <w:t>take action</w:t>
            </w:r>
            <w:proofErr w:type="gramEnd"/>
            <w:r>
              <w:rPr>
                <w:rFonts w:ascii="Cambria" w:eastAsia="Cambria" w:hAnsi="Cambria" w:cs="Cambria"/>
                <w:color w:val="181717"/>
              </w:rPr>
              <w:t xml:space="preserve"> against employees who have committed an information security breach.</w:t>
            </w:r>
          </w:p>
        </w:tc>
      </w:tr>
      <w:tr w:rsidR="00273F27" w14:paraId="62964B4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D3558A3" w14:textId="77777777" w:rsidR="00273F27" w:rsidRDefault="00EF0474">
            <w:pPr>
              <w:tabs>
                <w:tab w:val="center" w:pos="247"/>
                <w:tab w:val="center" w:pos="2751"/>
              </w:tabs>
            </w:pPr>
            <w:r>
              <w:tab/>
            </w:r>
            <w:r>
              <w:rPr>
                <w:rFonts w:ascii="Cambria" w:eastAsia="Cambria" w:hAnsi="Cambria" w:cs="Cambria"/>
                <w:b/>
                <w:color w:val="181717"/>
              </w:rPr>
              <w:t xml:space="preserve">A.7.3 </w:t>
            </w:r>
            <w:r>
              <w:rPr>
                <w:rFonts w:ascii="Cambria" w:eastAsia="Cambria" w:hAnsi="Cambria" w:cs="Cambria"/>
                <w:b/>
                <w:color w:val="181717"/>
              </w:rPr>
              <w:tab/>
              <w:t>Termination and change of employment</w:t>
            </w:r>
          </w:p>
        </w:tc>
      </w:tr>
      <w:tr w:rsidR="00273F27" w14:paraId="32A0D10C"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3AD258AE" w14:textId="77777777" w:rsidR="00273F27" w:rsidRDefault="00EF0474">
            <w:r>
              <w:rPr>
                <w:rFonts w:ascii="Cambria" w:eastAsia="Cambria" w:hAnsi="Cambria" w:cs="Cambria"/>
                <w:color w:val="181717"/>
              </w:rPr>
              <w:t>Objective: To protect the organization’s interests as part of the process of changing or terminating employment.</w:t>
            </w:r>
          </w:p>
        </w:tc>
      </w:tr>
      <w:tr w:rsidR="00273F27" w14:paraId="5054532A"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E8077EC" w14:textId="77777777" w:rsidR="00273F27" w:rsidRDefault="00EF0474">
            <w:r>
              <w:rPr>
                <w:rFonts w:ascii="Cambria" w:eastAsia="Cambria" w:hAnsi="Cambria" w:cs="Cambria"/>
                <w:color w:val="181717"/>
              </w:rPr>
              <w:lastRenderedPageBreak/>
              <w:t>A.7.3.1</w:t>
            </w:r>
          </w:p>
        </w:tc>
        <w:tc>
          <w:tcPr>
            <w:tcW w:w="2290" w:type="dxa"/>
            <w:tcBorders>
              <w:top w:val="single" w:sz="4" w:space="0" w:color="181717"/>
              <w:left w:val="single" w:sz="4" w:space="0" w:color="181717"/>
              <w:bottom w:val="single" w:sz="4" w:space="0" w:color="181717"/>
              <w:right w:val="single" w:sz="4" w:space="0" w:color="181717"/>
            </w:tcBorders>
            <w:vAlign w:val="center"/>
          </w:tcPr>
          <w:p w14:paraId="01858C47" w14:textId="77777777" w:rsidR="00273F27" w:rsidRDefault="00EF0474">
            <w:pPr>
              <w:jc w:val="both"/>
            </w:pPr>
            <w:r>
              <w:rPr>
                <w:rFonts w:ascii="Cambria" w:eastAsia="Cambria" w:hAnsi="Cambria" w:cs="Cambria"/>
                <w:color w:val="181717"/>
              </w:rPr>
              <w:t xml:space="preserve">Termination or change </w:t>
            </w:r>
          </w:p>
          <w:p w14:paraId="7B6336B6" w14:textId="77777777" w:rsidR="00273F27" w:rsidRDefault="00EF0474">
            <w:pPr>
              <w:jc w:val="both"/>
            </w:pPr>
            <w:r>
              <w:rPr>
                <w:rFonts w:ascii="Cambria" w:eastAsia="Cambria" w:hAnsi="Cambria" w:cs="Cambria"/>
                <w:color w:val="181717"/>
              </w:rPr>
              <w:t xml:space="preserve">of employment </w:t>
            </w:r>
            <w:proofErr w:type="spellStart"/>
            <w:r>
              <w:rPr>
                <w:rFonts w:ascii="Cambria" w:eastAsia="Cambria" w:hAnsi="Cambria" w:cs="Cambria"/>
                <w:color w:val="181717"/>
              </w:rPr>
              <w:t>respon</w:t>
            </w:r>
            <w:proofErr w:type="spellEnd"/>
            <w:r>
              <w:rPr>
                <w:rFonts w:ascii="Cambria" w:eastAsia="Cambria" w:hAnsi="Cambria" w:cs="Cambria"/>
                <w:color w:val="181717"/>
              </w:rPr>
              <w:t>-</w:t>
            </w:r>
          </w:p>
          <w:p w14:paraId="2836E9CB" w14:textId="77777777" w:rsidR="00273F27" w:rsidRDefault="00EF0474">
            <w:proofErr w:type="spellStart"/>
            <w:r>
              <w:rPr>
                <w:rFonts w:ascii="Cambria" w:eastAsia="Cambria" w:hAnsi="Cambria" w:cs="Cambria"/>
                <w:color w:val="181717"/>
              </w:rPr>
              <w:t>sibilities</w:t>
            </w:r>
            <w:proofErr w:type="spellEnd"/>
          </w:p>
        </w:tc>
        <w:tc>
          <w:tcPr>
            <w:tcW w:w="6485" w:type="dxa"/>
            <w:tcBorders>
              <w:top w:val="single" w:sz="4" w:space="0" w:color="181717"/>
              <w:left w:val="single" w:sz="4" w:space="0" w:color="181717"/>
              <w:bottom w:val="single" w:sz="4" w:space="0" w:color="181717"/>
              <w:right w:val="single" w:sz="8" w:space="0" w:color="181717"/>
            </w:tcBorders>
          </w:tcPr>
          <w:p w14:paraId="5DB3D18F" w14:textId="77777777" w:rsidR="00273F27" w:rsidRDefault="00EF0474">
            <w:pPr>
              <w:spacing w:after="75"/>
            </w:pPr>
            <w:r>
              <w:rPr>
                <w:rFonts w:ascii="Cambria" w:eastAsia="Cambria" w:hAnsi="Cambria" w:cs="Cambria"/>
                <w:i/>
                <w:color w:val="181717"/>
              </w:rPr>
              <w:t>Control</w:t>
            </w:r>
          </w:p>
          <w:p w14:paraId="567B395C" w14:textId="77777777" w:rsidR="00273F27" w:rsidRDefault="00EF0474">
            <w:r>
              <w:rPr>
                <w:rFonts w:ascii="Cambria" w:eastAsia="Cambria" w:hAnsi="Cambria" w:cs="Cambria"/>
                <w:color w:val="181717"/>
              </w:rPr>
              <w:t>Information security responsibilities and duties that remain valid after termination or change of employment shall be defined, communicated to the employee or contractor and enforced.</w:t>
            </w:r>
          </w:p>
        </w:tc>
      </w:tr>
      <w:tr w:rsidR="00273F27" w14:paraId="0B802FEB"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E075CCE" w14:textId="77777777" w:rsidR="00273F27" w:rsidRDefault="00EF0474">
            <w:pPr>
              <w:tabs>
                <w:tab w:val="center" w:pos="169"/>
                <w:tab w:val="center" w:pos="1708"/>
              </w:tabs>
            </w:pPr>
            <w:r>
              <w:tab/>
            </w:r>
            <w:r>
              <w:rPr>
                <w:rFonts w:ascii="Cambria" w:eastAsia="Cambria" w:hAnsi="Cambria" w:cs="Cambria"/>
                <w:b/>
                <w:color w:val="181717"/>
              </w:rPr>
              <w:t xml:space="preserve">A.8 </w:t>
            </w:r>
            <w:r>
              <w:rPr>
                <w:rFonts w:ascii="Cambria" w:eastAsia="Cambria" w:hAnsi="Cambria" w:cs="Cambria"/>
                <w:b/>
                <w:color w:val="181717"/>
              </w:rPr>
              <w:tab/>
              <w:t xml:space="preserve"> Asset management</w:t>
            </w:r>
          </w:p>
        </w:tc>
      </w:tr>
      <w:tr w:rsidR="00273F27" w14:paraId="53DA1D4E"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FBAFF1F" w14:textId="77777777" w:rsidR="00273F27" w:rsidRDefault="00EF0474">
            <w:pPr>
              <w:tabs>
                <w:tab w:val="center" w:pos="259"/>
                <w:tab w:val="center" w:pos="1970"/>
              </w:tabs>
            </w:pPr>
            <w:r>
              <w:tab/>
            </w:r>
            <w:r>
              <w:rPr>
                <w:rFonts w:ascii="Cambria" w:eastAsia="Cambria" w:hAnsi="Cambria" w:cs="Cambria"/>
                <w:b/>
                <w:color w:val="181717"/>
              </w:rPr>
              <w:t xml:space="preserve">A.8.1 </w:t>
            </w:r>
            <w:r>
              <w:rPr>
                <w:rFonts w:ascii="Cambria" w:eastAsia="Cambria" w:hAnsi="Cambria" w:cs="Cambria"/>
                <w:b/>
                <w:color w:val="181717"/>
              </w:rPr>
              <w:tab/>
              <w:t>Responsibility for assets</w:t>
            </w:r>
          </w:p>
        </w:tc>
      </w:tr>
    </w:tbl>
    <w:p w14:paraId="71A31964" w14:textId="601AD8DD" w:rsidR="00273F27" w:rsidRDefault="00EF0474">
      <w:pPr>
        <w:spacing w:after="0"/>
        <w:ind w:left="-156" w:right="176"/>
      </w:pPr>
      <w:r>
        <w:br w:type="page"/>
      </w:r>
    </w:p>
    <w:tbl>
      <w:tblPr>
        <w:tblStyle w:val="TableGrid"/>
        <w:tblpPr w:vertAnchor="text" w:tblpX="581" w:tblpY="143"/>
        <w:tblOverlap w:val="never"/>
        <w:tblW w:w="9751" w:type="dxa"/>
        <w:tblInd w:w="0" w:type="dxa"/>
        <w:tblCellMar>
          <w:top w:w="84" w:type="dxa"/>
          <w:left w:w="45" w:type="dxa"/>
          <w:right w:w="6" w:type="dxa"/>
        </w:tblCellMar>
        <w:tblLook w:val="04A0" w:firstRow="1" w:lastRow="0" w:firstColumn="1" w:lastColumn="0" w:noHBand="0" w:noVBand="1"/>
      </w:tblPr>
      <w:tblGrid>
        <w:gridCol w:w="977"/>
        <w:gridCol w:w="2290"/>
        <w:gridCol w:w="6484"/>
      </w:tblGrid>
      <w:tr w:rsidR="00273F27" w14:paraId="646E293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9120C4A" w14:textId="77777777" w:rsidR="00273F27" w:rsidRDefault="00EF0474">
            <w:r>
              <w:rPr>
                <w:rFonts w:ascii="Cambria" w:eastAsia="Cambria" w:hAnsi="Cambria" w:cs="Cambria"/>
                <w:color w:val="181717"/>
              </w:rPr>
              <w:lastRenderedPageBreak/>
              <w:t>Objective: To identify organizational assets and define appropriate protection responsibilities.</w:t>
            </w:r>
          </w:p>
        </w:tc>
      </w:tr>
      <w:tr w:rsidR="00273F27" w14:paraId="577D6083"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712FA42D" w14:textId="77777777" w:rsidR="00273F27" w:rsidRDefault="00EF0474">
            <w:r>
              <w:rPr>
                <w:rFonts w:ascii="Cambria" w:eastAsia="Cambria" w:hAnsi="Cambria" w:cs="Cambria"/>
                <w:color w:val="181717"/>
              </w:rPr>
              <w:t>A.8.1.1</w:t>
            </w:r>
          </w:p>
        </w:tc>
        <w:tc>
          <w:tcPr>
            <w:tcW w:w="2290" w:type="dxa"/>
            <w:tcBorders>
              <w:top w:val="single" w:sz="4" w:space="0" w:color="181717"/>
              <w:left w:val="single" w:sz="4" w:space="0" w:color="181717"/>
              <w:bottom w:val="single" w:sz="4" w:space="0" w:color="181717"/>
              <w:right w:val="single" w:sz="4" w:space="0" w:color="181717"/>
            </w:tcBorders>
            <w:vAlign w:val="center"/>
          </w:tcPr>
          <w:p w14:paraId="4BBA4EF4" w14:textId="77777777" w:rsidR="00273F27" w:rsidRDefault="00EF0474">
            <w:r>
              <w:rPr>
                <w:rFonts w:ascii="Cambria" w:eastAsia="Cambria" w:hAnsi="Cambria" w:cs="Cambria"/>
                <w:color w:val="181717"/>
              </w:rPr>
              <w:t>Inventory of assets</w:t>
            </w:r>
          </w:p>
        </w:tc>
        <w:tc>
          <w:tcPr>
            <w:tcW w:w="6485" w:type="dxa"/>
            <w:tcBorders>
              <w:top w:val="single" w:sz="4" w:space="0" w:color="181717"/>
              <w:left w:val="single" w:sz="4" w:space="0" w:color="181717"/>
              <w:bottom w:val="single" w:sz="4" w:space="0" w:color="181717"/>
              <w:right w:val="single" w:sz="8" w:space="0" w:color="181717"/>
            </w:tcBorders>
          </w:tcPr>
          <w:p w14:paraId="4573C32D" w14:textId="77777777" w:rsidR="00273F27" w:rsidRDefault="00EF0474">
            <w:pPr>
              <w:spacing w:after="75"/>
            </w:pPr>
            <w:r>
              <w:rPr>
                <w:rFonts w:ascii="Cambria" w:eastAsia="Cambria" w:hAnsi="Cambria" w:cs="Cambria"/>
                <w:i/>
                <w:color w:val="181717"/>
              </w:rPr>
              <w:t>Control</w:t>
            </w:r>
          </w:p>
          <w:p w14:paraId="05137BB4" w14:textId="77777777" w:rsidR="00273F27" w:rsidRDefault="00EF0474">
            <w:pPr>
              <w:ind w:right="12"/>
            </w:pPr>
            <w:r>
              <w:rPr>
                <w:rFonts w:ascii="Cambria" w:eastAsia="Cambria" w:hAnsi="Cambria" w:cs="Cambria"/>
                <w:color w:val="181717"/>
              </w:rPr>
              <w:t>Assets associated with information and information processing facilities shall be identified and an inventory of these assets shall be drawn up and maintained.</w:t>
            </w:r>
          </w:p>
        </w:tc>
      </w:tr>
      <w:tr w:rsidR="00273F27" w14:paraId="31CFA79F" w14:textId="77777777">
        <w:trPr>
          <w:trHeight w:val="697"/>
        </w:trPr>
        <w:tc>
          <w:tcPr>
            <w:tcW w:w="977" w:type="dxa"/>
            <w:tcBorders>
              <w:top w:val="single" w:sz="4" w:space="0" w:color="181717"/>
              <w:left w:val="single" w:sz="8" w:space="0" w:color="181717"/>
              <w:bottom w:val="single" w:sz="4" w:space="0" w:color="181717"/>
              <w:right w:val="single" w:sz="4" w:space="0" w:color="181717"/>
            </w:tcBorders>
            <w:vAlign w:val="center"/>
          </w:tcPr>
          <w:p w14:paraId="7FEC5D4C" w14:textId="77777777" w:rsidR="00273F27" w:rsidRDefault="00EF0474">
            <w:r>
              <w:rPr>
                <w:rFonts w:ascii="Cambria" w:eastAsia="Cambria" w:hAnsi="Cambria" w:cs="Cambria"/>
                <w:color w:val="181717"/>
              </w:rPr>
              <w:t>A.8.1.2</w:t>
            </w:r>
          </w:p>
        </w:tc>
        <w:tc>
          <w:tcPr>
            <w:tcW w:w="2290" w:type="dxa"/>
            <w:tcBorders>
              <w:top w:val="single" w:sz="4" w:space="0" w:color="181717"/>
              <w:left w:val="single" w:sz="4" w:space="0" w:color="181717"/>
              <w:bottom w:val="single" w:sz="4" w:space="0" w:color="181717"/>
              <w:right w:val="single" w:sz="4" w:space="0" w:color="181717"/>
            </w:tcBorders>
            <w:vAlign w:val="center"/>
          </w:tcPr>
          <w:p w14:paraId="29C43967" w14:textId="77777777" w:rsidR="00273F27" w:rsidRDefault="00EF0474">
            <w:r>
              <w:rPr>
                <w:rFonts w:ascii="Cambria" w:eastAsia="Cambria" w:hAnsi="Cambria" w:cs="Cambria"/>
                <w:color w:val="181717"/>
              </w:rPr>
              <w:t>Ownership of assets</w:t>
            </w:r>
          </w:p>
        </w:tc>
        <w:tc>
          <w:tcPr>
            <w:tcW w:w="6485" w:type="dxa"/>
            <w:tcBorders>
              <w:top w:val="single" w:sz="4" w:space="0" w:color="181717"/>
              <w:left w:val="single" w:sz="4" w:space="0" w:color="181717"/>
              <w:bottom w:val="single" w:sz="4" w:space="0" w:color="181717"/>
              <w:right w:val="single" w:sz="8" w:space="0" w:color="181717"/>
            </w:tcBorders>
          </w:tcPr>
          <w:p w14:paraId="67DAE395" w14:textId="77777777" w:rsidR="00273F27" w:rsidRDefault="00EF0474">
            <w:pPr>
              <w:spacing w:after="75"/>
            </w:pPr>
            <w:r>
              <w:rPr>
                <w:rFonts w:ascii="Cambria" w:eastAsia="Cambria" w:hAnsi="Cambria" w:cs="Cambria"/>
                <w:i/>
                <w:color w:val="181717"/>
              </w:rPr>
              <w:t>Control</w:t>
            </w:r>
          </w:p>
          <w:p w14:paraId="5359A9B0" w14:textId="77777777" w:rsidR="00273F27" w:rsidRDefault="00EF0474">
            <w:r>
              <w:rPr>
                <w:rFonts w:ascii="Cambria" w:eastAsia="Cambria" w:hAnsi="Cambria" w:cs="Cambria"/>
                <w:color w:val="181717"/>
              </w:rPr>
              <w:t>Assets maintained in the inventory shall be owned.</w:t>
            </w:r>
          </w:p>
        </w:tc>
      </w:tr>
      <w:tr w:rsidR="00273F27" w14:paraId="4490EE32"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65E3AB5" w14:textId="77777777" w:rsidR="00273F27" w:rsidRDefault="00EF0474">
            <w:r>
              <w:rPr>
                <w:rFonts w:ascii="Cambria" w:eastAsia="Cambria" w:hAnsi="Cambria" w:cs="Cambria"/>
                <w:color w:val="181717"/>
              </w:rPr>
              <w:t>A.8.1.3</w:t>
            </w:r>
          </w:p>
        </w:tc>
        <w:tc>
          <w:tcPr>
            <w:tcW w:w="2290" w:type="dxa"/>
            <w:tcBorders>
              <w:top w:val="single" w:sz="4" w:space="0" w:color="181717"/>
              <w:left w:val="single" w:sz="4" w:space="0" w:color="181717"/>
              <w:bottom w:val="single" w:sz="4" w:space="0" w:color="181717"/>
              <w:right w:val="single" w:sz="4" w:space="0" w:color="181717"/>
            </w:tcBorders>
            <w:vAlign w:val="center"/>
          </w:tcPr>
          <w:p w14:paraId="67FEF137" w14:textId="77777777" w:rsidR="00273F27" w:rsidRDefault="00EF0474">
            <w:r>
              <w:rPr>
                <w:rFonts w:ascii="Cambria" w:eastAsia="Cambria" w:hAnsi="Cambria" w:cs="Cambria"/>
                <w:color w:val="181717"/>
              </w:rPr>
              <w:t>Acceptable use of assets</w:t>
            </w:r>
          </w:p>
        </w:tc>
        <w:tc>
          <w:tcPr>
            <w:tcW w:w="6485" w:type="dxa"/>
            <w:tcBorders>
              <w:top w:val="single" w:sz="4" w:space="0" w:color="181717"/>
              <w:left w:val="single" w:sz="4" w:space="0" w:color="181717"/>
              <w:bottom w:val="single" w:sz="4" w:space="0" w:color="181717"/>
              <w:right w:val="single" w:sz="8" w:space="0" w:color="181717"/>
            </w:tcBorders>
          </w:tcPr>
          <w:p w14:paraId="3A78C56A" w14:textId="77777777" w:rsidR="00273F27" w:rsidRDefault="00EF0474">
            <w:pPr>
              <w:spacing w:after="75"/>
            </w:pPr>
            <w:r>
              <w:rPr>
                <w:rFonts w:ascii="Cambria" w:eastAsia="Cambria" w:hAnsi="Cambria" w:cs="Cambria"/>
                <w:i/>
                <w:color w:val="181717"/>
              </w:rPr>
              <w:t>Control</w:t>
            </w:r>
          </w:p>
          <w:p w14:paraId="463A45B4" w14:textId="77777777" w:rsidR="00273F27" w:rsidRDefault="00EF0474">
            <w:r>
              <w:rPr>
                <w:rFonts w:ascii="Cambria" w:eastAsia="Cambria" w:hAnsi="Cambria" w:cs="Cambria"/>
                <w:color w:val="181717"/>
              </w:rPr>
              <w:t>Rules for the acceptable use of information and of assets associated with information and information processing facilities shall be identified, documented and implemented.</w:t>
            </w:r>
          </w:p>
        </w:tc>
      </w:tr>
      <w:tr w:rsidR="00273F27" w14:paraId="7755562E"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70ECBE9" w14:textId="77777777" w:rsidR="00273F27" w:rsidRDefault="00EF0474">
            <w:r>
              <w:rPr>
                <w:rFonts w:ascii="Cambria" w:eastAsia="Cambria" w:hAnsi="Cambria" w:cs="Cambria"/>
                <w:color w:val="181717"/>
              </w:rPr>
              <w:t>A.8.1.4</w:t>
            </w:r>
          </w:p>
        </w:tc>
        <w:tc>
          <w:tcPr>
            <w:tcW w:w="2290" w:type="dxa"/>
            <w:tcBorders>
              <w:top w:val="single" w:sz="4" w:space="0" w:color="181717"/>
              <w:left w:val="single" w:sz="4" w:space="0" w:color="181717"/>
              <w:bottom w:val="single" w:sz="4" w:space="0" w:color="181717"/>
              <w:right w:val="single" w:sz="4" w:space="0" w:color="181717"/>
            </w:tcBorders>
            <w:vAlign w:val="center"/>
          </w:tcPr>
          <w:p w14:paraId="5DB151A8" w14:textId="77777777" w:rsidR="00273F27" w:rsidRDefault="00EF0474">
            <w:r>
              <w:rPr>
                <w:rFonts w:ascii="Cambria" w:eastAsia="Cambria" w:hAnsi="Cambria" w:cs="Cambria"/>
                <w:color w:val="181717"/>
              </w:rPr>
              <w:t>Return of assets</w:t>
            </w:r>
          </w:p>
        </w:tc>
        <w:tc>
          <w:tcPr>
            <w:tcW w:w="6485" w:type="dxa"/>
            <w:tcBorders>
              <w:top w:val="single" w:sz="4" w:space="0" w:color="181717"/>
              <w:left w:val="single" w:sz="4" w:space="0" w:color="181717"/>
              <w:bottom w:val="single" w:sz="4" w:space="0" w:color="181717"/>
              <w:right w:val="single" w:sz="8" w:space="0" w:color="181717"/>
            </w:tcBorders>
          </w:tcPr>
          <w:p w14:paraId="769673B8" w14:textId="77777777" w:rsidR="00273F27" w:rsidRDefault="00EF0474">
            <w:pPr>
              <w:spacing w:after="75"/>
            </w:pPr>
            <w:r>
              <w:rPr>
                <w:rFonts w:ascii="Cambria" w:eastAsia="Cambria" w:hAnsi="Cambria" w:cs="Cambria"/>
                <w:i/>
                <w:color w:val="181717"/>
              </w:rPr>
              <w:t>Control</w:t>
            </w:r>
          </w:p>
          <w:p w14:paraId="04E243F2" w14:textId="77777777" w:rsidR="00273F27" w:rsidRDefault="00EF0474">
            <w:r>
              <w:rPr>
                <w:rFonts w:ascii="Cambria" w:eastAsia="Cambria" w:hAnsi="Cambria" w:cs="Cambria"/>
                <w:color w:val="181717"/>
              </w:rPr>
              <w:t xml:space="preserve">All employees and external party users shall return </w:t>
            </w:r>
            <w:proofErr w:type="gramStart"/>
            <w:r>
              <w:rPr>
                <w:rFonts w:ascii="Cambria" w:eastAsia="Cambria" w:hAnsi="Cambria" w:cs="Cambria"/>
                <w:color w:val="181717"/>
              </w:rPr>
              <w:t>all of</w:t>
            </w:r>
            <w:proofErr w:type="gramEnd"/>
            <w:r>
              <w:rPr>
                <w:rFonts w:ascii="Cambria" w:eastAsia="Cambria" w:hAnsi="Cambria" w:cs="Cambria"/>
                <w:color w:val="181717"/>
              </w:rPr>
              <w:t xml:space="preserve"> the organizational assets in their possession upon termination of their employment, contract or agreement.</w:t>
            </w:r>
          </w:p>
        </w:tc>
      </w:tr>
      <w:tr w:rsidR="00273F27" w14:paraId="3FE5F22B"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FD8168D" w14:textId="77777777" w:rsidR="00273F27" w:rsidRDefault="00EF0474">
            <w:r>
              <w:rPr>
                <w:rFonts w:ascii="Cambria" w:eastAsia="Cambria" w:hAnsi="Cambria" w:cs="Cambria"/>
                <w:b/>
                <w:color w:val="181717"/>
              </w:rPr>
              <w:t>A.8.2</w:t>
            </w:r>
            <w:r>
              <w:rPr>
                <w:rFonts w:ascii="Cambria" w:eastAsia="Cambria" w:hAnsi="Cambria" w:cs="Cambria"/>
                <w:b/>
                <w:color w:val="181717"/>
              </w:rPr>
              <w:tab/>
              <w:t>Information</w:t>
            </w:r>
            <w:r>
              <w:rPr>
                <w:rFonts w:ascii="Cambria" w:eastAsia="Cambria" w:hAnsi="Cambria" w:cs="Cambria"/>
                <w:b/>
                <w:color w:val="181717"/>
              </w:rPr>
              <w:tab/>
              <w:t>classification</w:t>
            </w:r>
          </w:p>
        </w:tc>
      </w:tr>
      <w:tr w:rsidR="00273F27" w14:paraId="4BE7DC7F"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73883861" w14:textId="77777777" w:rsidR="00273F27" w:rsidRDefault="00EF0474">
            <w:r>
              <w:rPr>
                <w:rFonts w:ascii="Cambria" w:eastAsia="Cambria" w:hAnsi="Cambria" w:cs="Cambria"/>
                <w:color w:val="181717"/>
              </w:rPr>
              <w:t>Objective: To ensure that information receives an appropriate level of protection in accordance with its importance to the organization.</w:t>
            </w:r>
          </w:p>
        </w:tc>
      </w:tr>
      <w:tr w:rsidR="00273F27" w14:paraId="34A83E2A"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1902C656" w14:textId="77777777" w:rsidR="00273F27" w:rsidRDefault="00EF0474">
            <w:r>
              <w:rPr>
                <w:rFonts w:ascii="Cambria" w:eastAsia="Cambria" w:hAnsi="Cambria" w:cs="Cambria"/>
                <w:color w:val="181717"/>
              </w:rPr>
              <w:t>A.8.2.1</w:t>
            </w:r>
          </w:p>
        </w:tc>
        <w:tc>
          <w:tcPr>
            <w:tcW w:w="2290" w:type="dxa"/>
            <w:tcBorders>
              <w:top w:val="single" w:sz="4" w:space="0" w:color="181717"/>
              <w:left w:val="single" w:sz="4" w:space="0" w:color="181717"/>
              <w:bottom w:val="single" w:sz="4" w:space="0" w:color="181717"/>
              <w:right w:val="single" w:sz="4" w:space="0" w:color="181717"/>
            </w:tcBorders>
            <w:vAlign w:val="center"/>
          </w:tcPr>
          <w:p w14:paraId="1A7F8EB0" w14:textId="77777777" w:rsidR="00273F27" w:rsidRDefault="00EF0474">
            <w:r>
              <w:rPr>
                <w:rFonts w:ascii="Cambria" w:eastAsia="Cambria" w:hAnsi="Cambria" w:cs="Cambria"/>
                <w:color w:val="181717"/>
              </w:rPr>
              <w:t>Classification of information</w:t>
            </w:r>
          </w:p>
        </w:tc>
        <w:tc>
          <w:tcPr>
            <w:tcW w:w="6485" w:type="dxa"/>
            <w:tcBorders>
              <w:top w:val="single" w:sz="4" w:space="0" w:color="181717"/>
              <w:left w:val="single" w:sz="4" w:space="0" w:color="181717"/>
              <w:bottom w:val="single" w:sz="4" w:space="0" w:color="181717"/>
              <w:right w:val="single" w:sz="8" w:space="0" w:color="181717"/>
            </w:tcBorders>
          </w:tcPr>
          <w:p w14:paraId="2A91A751" w14:textId="77777777" w:rsidR="00273F27" w:rsidRDefault="00EF0474">
            <w:pPr>
              <w:spacing w:after="75"/>
            </w:pPr>
            <w:r>
              <w:rPr>
                <w:rFonts w:ascii="Cambria" w:eastAsia="Cambria" w:hAnsi="Cambria" w:cs="Cambria"/>
                <w:i/>
                <w:color w:val="181717"/>
              </w:rPr>
              <w:t>Control</w:t>
            </w:r>
          </w:p>
          <w:p w14:paraId="30CC9CCD" w14:textId="77777777" w:rsidR="00273F27" w:rsidRDefault="00EF0474">
            <w:r>
              <w:rPr>
                <w:rFonts w:ascii="Cambria" w:eastAsia="Cambria" w:hAnsi="Cambria" w:cs="Cambria"/>
                <w:color w:val="181717"/>
              </w:rPr>
              <w:t>Information shall be classified in terms of legal requirements, value, criticality and sensitivity to unauthorised disclosure or modification.</w:t>
            </w:r>
          </w:p>
        </w:tc>
      </w:tr>
      <w:tr w:rsidR="00273F27" w14:paraId="4473DF41"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56594FE" w14:textId="77777777" w:rsidR="00273F27" w:rsidRDefault="00EF0474">
            <w:r>
              <w:rPr>
                <w:rFonts w:ascii="Cambria" w:eastAsia="Cambria" w:hAnsi="Cambria" w:cs="Cambria"/>
                <w:color w:val="181717"/>
              </w:rPr>
              <w:t>A.8.2.2</w:t>
            </w:r>
          </w:p>
        </w:tc>
        <w:tc>
          <w:tcPr>
            <w:tcW w:w="2290" w:type="dxa"/>
            <w:tcBorders>
              <w:top w:val="single" w:sz="4" w:space="0" w:color="181717"/>
              <w:left w:val="single" w:sz="4" w:space="0" w:color="181717"/>
              <w:bottom w:val="single" w:sz="4" w:space="0" w:color="181717"/>
              <w:right w:val="single" w:sz="4" w:space="0" w:color="181717"/>
            </w:tcBorders>
            <w:vAlign w:val="center"/>
          </w:tcPr>
          <w:p w14:paraId="1511B5E8" w14:textId="77777777" w:rsidR="00273F27" w:rsidRDefault="00EF0474">
            <w:r>
              <w:rPr>
                <w:rFonts w:ascii="Cambria" w:eastAsia="Cambria" w:hAnsi="Cambria" w:cs="Cambria"/>
                <w:color w:val="181717"/>
              </w:rPr>
              <w:t>Labelling of information</w:t>
            </w:r>
          </w:p>
        </w:tc>
        <w:tc>
          <w:tcPr>
            <w:tcW w:w="6485" w:type="dxa"/>
            <w:tcBorders>
              <w:top w:val="single" w:sz="4" w:space="0" w:color="181717"/>
              <w:left w:val="single" w:sz="4" w:space="0" w:color="181717"/>
              <w:bottom w:val="single" w:sz="4" w:space="0" w:color="181717"/>
              <w:right w:val="single" w:sz="8" w:space="0" w:color="181717"/>
            </w:tcBorders>
          </w:tcPr>
          <w:p w14:paraId="637C52C1" w14:textId="77777777" w:rsidR="00273F27" w:rsidRDefault="00EF0474">
            <w:pPr>
              <w:spacing w:after="75"/>
            </w:pPr>
            <w:r>
              <w:rPr>
                <w:rFonts w:ascii="Cambria" w:eastAsia="Cambria" w:hAnsi="Cambria" w:cs="Cambria"/>
                <w:i/>
                <w:color w:val="181717"/>
              </w:rPr>
              <w:t>Control</w:t>
            </w:r>
          </w:p>
          <w:p w14:paraId="337FAF46" w14:textId="77777777" w:rsidR="00273F27" w:rsidRDefault="00EF0474">
            <w:r>
              <w:rPr>
                <w:rFonts w:ascii="Cambria" w:eastAsia="Cambria" w:hAnsi="Cambria" w:cs="Cambria"/>
                <w:color w:val="181717"/>
              </w:rPr>
              <w:t>An appropriate set of procedures for information labelling shall be developed and implemented in accordance with the information classification scheme adopted by the organization.</w:t>
            </w:r>
          </w:p>
        </w:tc>
      </w:tr>
      <w:tr w:rsidR="00273F27" w14:paraId="09E6F783"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2C489DC0" w14:textId="77777777" w:rsidR="00273F27" w:rsidRDefault="00EF0474">
            <w:r>
              <w:rPr>
                <w:rFonts w:ascii="Cambria" w:eastAsia="Cambria" w:hAnsi="Cambria" w:cs="Cambria"/>
                <w:color w:val="181717"/>
              </w:rPr>
              <w:t>A.8.2.3</w:t>
            </w:r>
          </w:p>
        </w:tc>
        <w:tc>
          <w:tcPr>
            <w:tcW w:w="2290" w:type="dxa"/>
            <w:tcBorders>
              <w:top w:val="single" w:sz="4" w:space="0" w:color="181717"/>
              <w:left w:val="single" w:sz="4" w:space="0" w:color="181717"/>
              <w:bottom w:val="single" w:sz="4" w:space="0" w:color="181717"/>
              <w:right w:val="single" w:sz="4" w:space="0" w:color="181717"/>
            </w:tcBorders>
            <w:vAlign w:val="center"/>
          </w:tcPr>
          <w:p w14:paraId="78D8A01E" w14:textId="77777777" w:rsidR="00273F27" w:rsidRDefault="00EF0474">
            <w:r>
              <w:rPr>
                <w:rFonts w:ascii="Cambria" w:eastAsia="Cambria" w:hAnsi="Cambria" w:cs="Cambria"/>
                <w:color w:val="181717"/>
              </w:rPr>
              <w:t>Handling of assets</w:t>
            </w:r>
          </w:p>
        </w:tc>
        <w:tc>
          <w:tcPr>
            <w:tcW w:w="6485" w:type="dxa"/>
            <w:tcBorders>
              <w:top w:val="single" w:sz="4" w:space="0" w:color="181717"/>
              <w:left w:val="single" w:sz="4" w:space="0" w:color="181717"/>
              <w:bottom w:val="single" w:sz="4" w:space="0" w:color="181717"/>
              <w:right w:val="single" w:sz="8" w:space="0" w:color="181717"/>
            </w:tcBorders>
          </w:tcPr>
          <w:p w14:paraId="2983A925" w14:textId="77777777" w:rsidR="00273F27" w:rsidRDefault="00EF0474">
            <w:pPr>
              <w:spacing w:after="75"/>
            </w:pPr>
            <w:r>
              <w:rPr>
                <w:rFonts w:ascii="Cambria" w:eastAsia="Cambria" w:hAnsi="Cambria" w:cs="Cambria"/>
                <w:i/>
                <w:color w:val="181717"/>
              </w:rPr>
              <w:t>Control</w:t>
            </w:r>
          </w:p>
          <w:p w14:paraId="3AFCA8DD" w14:textId="77777777" w:rsidR="00273F27" w:rsidRDefault="00EF0474">
            <w:r>
              <w:rPr>
                <w:rFonts w:ascii="Cambria" w:eastAsia="Cambria" w:hAnsi="Cambria" w:cs="Cambria"/>
                <w:color w:val="181717"/>
              </w:rPr>
              <w:t>Procedures for handling assets shall be developed and implemented in accordance with the information classification scheme adopted by the organization.</w:t>
            </w:r>
          </w:p>
        </w:tc>
      </w:tr>
      <w:tr w:rsidR="00273F27" w14:paraId="5589B492"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7CB20C2A" w14:textId="77777777" w:rsidR="00273F27" w:rsidRDefault="00EF0474">
            <w:r>
              <w:rPr>
                <w:rFonts w:ascii="Cambria" w:eastAsia="Cambria" w:hAnsi="Cambria" w:cs="Cambria"/>
                <w:b/>
                <w:color w:val="181717"/>
              </w:rPr>
              <w:t>A.8.3 Media handling</w:t>
            </w:r>
          </w:p>
        </w:tc>
      </w:tr>
      <w:tr w:rsidR="00273F27" w14:paraId="40BD4921"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1EE1350F" w14:textId="77777777" w:rsidR="00273F27" w:rsidRDefault="00EF0474">
            <w:r>
              <w:rPr>
                <w:rFonts w:ascii="Cambria" w:eastAsia="Cambria" w:hAnsi="Cambria" w:cs="Cambria"/>
                <w:color w:val="181717"/>
              </w:rPr>
              <w:t>Objective: To prevent unauthorized disclosure, modification, removal or destruction of information stored on media.</w:t>
            </w:r>
          </w:p>
        </w:tc>
      </w:tr>
      <w:tr w:rsidR="00273F27" w14:paraId="3FC90A16"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8AB582C" w14:textId="77777777" w:rsidR="00273F27" w:rsidRDefault="00EF0474">
            <w:r>
              <w:rPr>
                <w:rFonts w:ascii="Cambria" w:eastAsia="Cambria" w:hAnsi="Cambria" w:cs="Cambria"/>
                <w:color w:val="181717"/>
              </w:rPr>
              <w:t>A.8.3.1</w:t>
            </w:r>
          </w:p>
        </w:tc>
        <w:tc>
          <w:tcPr>
            <w:tcW w:w="2290" w:type="dxa"/>
            <w:tcBorders>
              <w:top w:val="single" w:sz="4" w:space="0" w:color="181717"/>
              <w:left w:val="single" w:sz="4" w:space="0" w:color="181717"/>
              <w:bottom w:val="single" w:sz="4" w:space="0" w:color="181717"/>
              <w:right w:val="single" w:sz="4" w:space="0" w:color="181717"/>
            </w:tcBorders>
            <w:vAlign w:val="center"/>
          </w:tcPr>
          <w:p w14:paraId="20625A04" w14:textId="77777777" w:rsidR="00273F27" w:rsidRDefault="00EF0474">
            <w:r>
              <w:rPr>
                <w:rFonts w:ascii="Cambria" w:eastAsia="Cambria" w:hAnsi="Cambria" w:cs="Cambria"/>
                <w:color w:val="181717"/>
              </w:rPr>
              <w:t>Management of removable media</w:t>
            </w:r>
          </w:p>
        </w:tc>
        <w:tc>
          <w:tcPr>
            <w:tcW w:w="6485" w:type="dxa"/>
            <w:tcBorders>
              <w:top w:val="single" w:sz="4" w:space="0" w:color="181717"/>
              <w:left w:val="single" w:sz="4" w:space="0" w:color="181717"/>
              <w:bottom w:val="single" w:sz="4" w:space="0" w:color="181717"/>
              <w:right w:val="single" w:sz="8" w:space="0" w:color="181717"/>
            </w:tcBorders>
          </w:tcPr>
          <w:p w14:paraId="7824109C" w14:textId="77777777" w:rsidR="00273F27" w:rsidRDefault="00EF0474">
            <w:pPr>
              <w:spacing w:after="75"/>
            </w:pPr>
            <w:r>
              <w:rPr>
                <w:rFonts w:ascii="Cambria" w:eastAsia="Cambria" w:hAnsi="Cambria" w:cs="Cambria"/>
                <w:i/>
                <w:color w:val="181717"/>
              </w:rPr>
              <w:t>Control</w:t>
            </w:r>
          </w:p>
          <w:p w14:paraId="1A9E239D" w14:textId="77777777" w:rsidR="00273F27" w:rsidRDefault="00EF0474">
            <w:r>
              <w:rPr>
                <w:rFonts w:ascii="Cambria" w:eastAsia="Cambria" w:hAnsi="Cambria" w:cs="Cambria"/>
                <w:color w:val="181717"/>
              </w:rPr>
              <w:t>Procedures shall be implemented for the management of removable media in accordance with the classification scheme adopted by the organization.</w:t>
            </w:r>
          </w:p>
        </w:tc>
      </w:tr>
      <w:tr w:rsidR="00273F27" w14:paraId="28CF78AC"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E94D5D8" w14:textId="77777777" w:rsidR="00273F27" w:rsidRDefault="00EF0474">
            <w:r>
              <w:rPr>
                <w:rFonts w:ascii="Cambria" w:eastAsia="Cambria" w:hAnsi="Cambria" w:cs="Cambria"/>
                <w:color w:val="181717"/>
              </w:rPr>
              <w:t>A.8.3.2</w:t>
            </w:r>
          </w:p>
        </w:tc>
        <w:tc>
          <w:tcPr>
            <w:tcW w:w="2290" w:type="dxa"/>
            <w:tcBorders>
              <w:top w:val="single" w:sz="4" w:space="0" w:color="181717"/>
              <w:left w:val="single" w:sz="4" w:space="0" w:color="181717"/>
              <w:bottom w:val="single" w:sz="4" w:space="0" w:color="181717"/>
              <w:right w:val="single" w:sz="4" w:space="0" w:color="181717"/>
            </w:tcBorders>
            <w:vAlign w:val="center"/>
          </w:tcPr>
          <w:p w14:paraId="4EDC8FDE" w14:textId="77777777" w:rsidR="00273F27" w:rsidRDefault="00EF0474">
            <w:r>
              <w:rPr>
                <w:rFonts w:ascii="Cambria" w:eastAsia="Cambria" w:hAnsi="Cambria" w:cs="Cambria"/>
                <w:color w:val="181717"/>
              </w:rPr>
              <w:t>Disposal of media</w:t>
            </w:r>
          </w:p>
        </w:tc>
        <w:tc>
          <w:tcPr>
            <w:tcW w:w="6485" w:type="dxa"/>
            <w:tcBorders>
              <w:top w:val="single" w:sz="4" w:space="0" w:color="181717"/>
              <w:left w:val="single" w:sz="4" w:space="0" w:color="181717"/>
              <w:bottom w:val="single" w:sz="4" w:space="0" w:color="181717"/>
              <w:right w:val="single" w:sz="8" w:space="0" w:color="181717"/>
            </w:tcBorders>
          </w:tcPr>
          <w:p w14:paraId="7E880DAA" w14:textId="77777777" w:rsidR="00273F27" w:rsidRDefault="00EF0474">
            <w:pPr>
              <w:spacing w:after="75"/>
            </w:pPr>
            <w:r>
              <w:rPr>
                <w:rFonts w:ascii="Cambria" w:eastAsia="Cambria" w:hAnsi="Cambria" w:cs="Cambria"/>
                <w:i/>
                <w:color w:val="181717"/>
              </w:rPr>
              <w:t>Control</w:t>
            </w:r>
          </w:p>
          <w:p w14:paraId="448120AD" w14:textId="77777777" w:rsidR="00273F27" w:rsidRDefault="00EF0474">
            <w:r>
              <w:rPr>
                <w:rFonts w:ascii="Cambria" w:eastAsia="Cambria" w:hAnsi="Cambria" w:cs="Cambria"/>
                <w:color w:val="181717"/>
              </w:rPr>
              <w:t>Media shall be disposed of securely when no longer required, using formal procedures.</w:t>
            </w:r>
          </w:p>
        </w:tc>
      </w:tr>
      <w:tr w:rsidR="00273F27" w14:paraId="5045FF7D"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3A552092" w14:textId="77777777" w:rsidR="00273F27" w:rsidRDefault="00EF0474">
            <w:r>
              <w:rPr>
                <w:rFonts w:ascii="Cambria" w:eastAsia="Cambria" w:hAnsi="Cambria" w:cs="Cambria"/>
                <w:color w:val="181717"/>
              </w:rPr>
              <w:lastRenderedPageBreak/>
              <w:t>A.8.3.3</w:t>
            </w:r>
          </w:p>
        </w:tc>
        <w:tc>
          <w:tcPr>
            <w:tcW w:w="2290" w:type="dxa"/>
            <w:tcBorders>
              <w:top w:val="single" w:sz="4" w:space="0" w:color="181717"/>
              <w:left w:val="single" w:sz="4" w:space="0" w:color="181717"/>
              <w:bottom w:val="single" w:sz="4" w:space="0" w:color="181717"/>
              <w:right w:val="single" w:sz="4" w:space="0" w:color="181717"/>
            </w:tcBorders>
            <w:vAlign w:val="center"/>
          </w:tcPr>
          <w:p w14:paraId="6ECF62D1" w14:textId="77777777" w:rsidR="00273F27" w:rsidRDefault="00EF0474">
            <w:r>
              <w:rPr>
                <w:rFonts w:ascii="Cambria" w:eastAsia="Cambria" w:hAnsi="Cambria" w:cs="Cambria"/>
                <w:color w:val="181717"/>
              </w:rPr>
              <w:t>Physical media transfer</w:t>
            </w:r>
          </w:p>
        </w:tc>
        <w:tc>
          <w:tcPr>
            <w:tcW w:w="6485" w:type="dxa"/>
            <w:tcBorders>
              <w:top w:val="single" w:sz="4" w:space="0" w:color="181717"/>
              <w:left w:val="single" w:sz="4" w:space="0" w:color="181717"/>
              <w:bottom w:val="single" w:sz="4" w:space="0" w:color="181717"/>
              <w:right w:val="single" w:sz="8" w:space="0" w:color="181717"/>
            </w:tcBorders>
          </w:tcPr>
          <w:p w14:paraId="250EEDB4" w14:textId="77777777" w:rsidR="00273F27" w:rsidRDefault="00EF0474">
            <w:pPr>
              <w:spacing w:after="75"/>
            </w:pPr>
            <w:r>
              <w:rPr>
                <w:rFonts w:ascii="Cambria" w:eastAsia="Cambria" w:hAnsi="Cambria" w:cs="Cambria"/>
                <w:i/>
                <w:color w:val="181717"/>
              </w:rPr>
              <w:t>Control</w:t>
            </w:r>
          </w:p>
          <w:p w14:paraId="48C1DCF2" w14:textId="77777777" w:rsidR="00273F27" w:rsidRDefault="00EF0474">
            <w:r>
              <w:rPr>
                <w:rFonts w:ascii="Cambria" w:eastAsia="Cambria" w:hAnsi="Cambria" w:cs="Cambria"/>
                <w:color w:val="181717"/>
              </w:rPr>
              <w:t>Media containing information shall be protected against unauthorized access, misuse or corruption during transportation.</w:t>
            </w:r>
          </w:p>
        </w:tc>
      </w:tr>
      <w:tr w:rsidR="00273F27" w14:paraId="1A56076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8673481" w14:textId="77777777" w:rsidR="00273F27" w:rsidRDefault="00EF0474">
            <w:pPr>
              <w:tabs>
                <w:tab w:val="center" w:pos="162"/>
                <w:tab w:val="center" w:pos="1476"/>
              </w:tabs>
            </w:pPr>
            <w:r>
              <w:tab/>
            </w:r>
            <w:r>
              <w:rPr>
                <w:rFonts w:ascii="Cambria" w:eastAsia="Cambria" w:hAnsi="Cambria" w:cs="Cambria"/>
                <w:b/>
                <w:color w:val="181717"/>
              </w:rPr>
              <w:t xml:space="preserve">A.9 </w:t>
            </w:r>
            <w:r>
              <w:rPr>
                <w:rFonts w:ascii="Cambria" w:eastAsia="Cambria" w:hAnsi="Cambria" w:cs="Cambria"/>
                <w:b/>
                <w:color w:val="181717"/>
              </w:rPr>
              <w:tab/>
              <w:t xml:space="preserve"> Access control</w:t>
            </w:r>
          </w:p>
        </w:tc>
      </w:tr>
      <w:tr w:rsidR="00273F27" w14:paraId="7BFBAAB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71664897" w14:textId="77777777" w:rsidR="00273F27" w:rsidRDefault="00EF0474">
            <w:pPr>
              <w:tabs>
                <w:tab w:val="center" w:pos="247"/>
                <w:tab w:val="center" w:pos="2767"/>
              </w:tabs>
            </w:pPr>
            <w:r>
              <w:tab/>
            </w:r>
            <w:r>
              <w:rPr>
                <w:rFonts w:ascii="Cambria" w:eastAsia="Cambria" w:hAnsi="Cambria" w:cs="Cambria"/>
                <w:b/>
                <w:color w:val="181717"/>
              </w:rPr>
              <w:t xml:space="preserve">A.9.1 </w:t>
            </w:r>
            <w:r>
              <w:rPr>
                <w:rFonts w:ascii="Cambria" w:eastAsia="Cambria" w:hAnsi="Cambria" w:cs="Cambria"/>
                <w:b/>
                <w:color w:val="181717"/>
              </w:rPr>
              <w:tab/>
              <w:t>Business requirements of access control</w:t>
            </w:r>
          </w:p>
        </w:tc>
      </w:tr>
    </w:tbl>
    <w:p w14:paraId="00D0EAA7" w14:textId="2276966A" w:rsidR="00273F27" w:rsidRDefault="00EF0474">
      <w:pPr>
        <w:spacing w:after="0"/>
        <w:ind w:left="-156" w:right="176"/>
      </w:pPr>
      <w:r>
        <w:br w:type="page"/>
      </w:r>
    </w:p>
    <w:tbl>
      <w:tblPr>
        <w:tblStyle w:val="TableGrid"/>
        <w:tblpPr w:vertAnchor="text" w:tblpX="1261" w:tblpY="143"/>
        <w:tblOverlap w:val="never"/>
        <w:tblW w:w="9751" w:type="dxa"/>
        <w:tblInd w:w="0" w:type="dxa"/>
        <w:tblCellMar>
          <w:top w:w="84" w:type="dxa"/>
          <w:left w:w="45" w:type="dxa"/>
        </w:tblCellMar>
        <w:tblLook w:val="04A0" w:firstRow="1" w:lastRow="0" w:firstColumn="1" w:lastColumn="0" w:noHBand="0" w:noVBand="1"/>
      </w:tblPr>
      <w:tblGrid>
        <w:gridCol w:w="977"/>
        <w:gridCol w:w="2290"/>
        <w:gridCol w:w="6484"/>
      </w:tblGrid>
      <w:tr w:rsidR="00273F27" w14:paraId="075DB26E"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9C6B6BF" w14:textId="77777777" w:rsidR="00273F27" w:rsidRDefault="00EF0474">
            <w:pPr>
              <w:tabs>
                <w:tab w:val="center" w:pos="475"/>
                <w:tab w:val="center" w:pos="4633"/>
              </w:tabs>
            </w:pPr>
            <w:r>
              <w:lastRenderedPageBreak/>
              <w:tab/>
            </w:r>
            <w:r>
              <w:rPr>
                <w:rFonts w:ascii="Cambria" w:eastAsia="Cambria" w:hAnsi="Cambria" w:cs="Cambria"/>
                <w:color w:val="181717"/>
              </w:rPr>
              <w:t xml:space="preserve">Objective: </w:t>
            </w:r>
            <w:r>
              <w:rPr>
                <w:rFonts w:ascii="Cambria" w:eastAsia="Cambria" w:hAnsi="Cambria" w:cs="Cambria"/>
                <w:color w:val="181717"/>
              </w:rPr>
              <w:tab/>
              <w:t>To limit access to information and information processing facilities.</w:t>
            </w:r>
          </w:p>
        </w:tc>
      </w:tr>
      <w:tr w:rsidR="00273F27" w14:paraId="0C9D2433"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092DA43" w14:textId="77777777" w:rsidR="00273F27" w:rsidRDefault="00EF0474">
            <w:r>
              <w:rPr>
                <w:rFonts w:ascii="Cambria" w:eastAsia="Cambria" w:hAnsi="Cambria" w:cs="Cambria"/>
                <w:color w:val="181717"/>
              </w:rPr>
              <w:t>A.9.1.1</w:t>
            </w:r>
          </w:p>
        </w:tc>
        <w:tc>
          <w:tcPr>
            <w:tcW w:w="2290" w:type="dxa"/>
            <w:tcBorders>
              <w:top w:val="single" w:sz="4" w:space="0" w:color="181717"/>
              <w:left w:val="single" w:sz="4" w:space="0" w:color="181717"/>
              <w:bottom w:val="single" w:sz="4" w:space="0" w:color="181717"/>
              <w:right w:val="single" w:sz="4" w:space="0" w:color="181717"/>
            </w:tcBorders>
            <w:vAlign w:val="center"/>
          </w:tcPr>
          <w:p w14:paraId="0CCC0DF1" w14:textId="77777777" w:rsidR="00273F27" w:rsidRDefault="00EF0474">
            <w:r>
              <w:rPr>
                <w:rFonts w:ascii="Cambria" w:eastAsia="Cambria" w:hAnsi="Cambria" w:cs="Cambria"/>
                <w:color w:val="181717"/>
              </w:rPr>
              <w:t>Access control policy</w:t>
            </w:r>
          </w:p>
        </w:tc>
        <w:tc>
          <w:tcPr>
            <w:tcW w:w="6485" w:type="dxa"/>
            <w:tcBorders>
              <w:top w:val="single" w:sz="4" w:space="0" w:color="181717"/>
              <w:left w:val="single" w:sz="4" w:space="0" w:color="181717"/>
              <w:bottom w:val="single" w:sz="4" w:space="0" w:color="181717"/>
              <w:right w:val="single" w:sz="8" w:space="0" w:color="181717"/>
            </w:tcBorders>
          </w:tcPr>
          <w:p w14:paraId="0B3F829D" w14:textId="77777777" w:rsidR="00273F27" w:rsidRDefault="00EF0474">
            <w:pPr>
              <w:spacing w:after="75"/>
            </w:pPr>
            <w:r>
              <w:rPr>
                <w:rFonts w:ascii="Cambria" w:eastAsia="Cambria" w:hAnsi="Cambria" w:cs="Cambria"/>
                <w:i/>
                <w:color w:val="181717"/>
              </w:rPr>
              <w:t>Control</w:t>
            </w:r>
          </w:p>
          <w:p w14:paraId="1E826D05" w14:textId="77777777" w:rsidR="00273F27" w:rsidRDefault="00EF0474">
            <w:r>
              <w:rPr>
                <w:rFonts w:ascii="Cambria" w:eastAsia="Cambria" w:hAnsi="Cambria" w:cs="Cambria"/>
                <w:color w:val="181717"/>
              </w:rPr>
              <w:t>An access control policy shall be established, documented and reviewed based on business and information security requirements.</w:t>
            </w:r>
          </w:p>
        </w:tc>
      </w:tr>
      <w:tr w:rsidR="00273F27" w14:paraId="7D2EC997"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038261AB" w14:textId="77777777" w:rsidR="00273F27" w:rsidRDefault="00EF0474">
            <w:r>
              <w:rPr>
                <w:rFonts w:ascii="Cambria" w:eastAsia="Cambria" w:hAnsi="Cambria" w:cs="Cambria"/>
                <w:color w:val="181717"/>
              </w:rPr>
              <w:t>A.9.1.2</w:t>
            </w:r>
          </w:p>
        </w:tc>
        <w:tc>
          <w:tcPr>
            <w:tcW w:w="2290" w:type="dxa"/>
            <w:tcBorders>
              <w:top w:val="single" w:sz="4" w:space="0" w:color="181717"/>
              <w:left w:val="single" w:sz="4" w:space="0" w:color="181717"/>
              <w:bottom w:val="single" w:sz="4" w:space="0" w:color="181717"/>
              <w:right w:val="single" w:sz="4" w:space="0" w:color="181717"/>
            </w:tcBorders>
            <w:vAlign w:val="center"/>
          </w:tcPr>
          <w:p w14:paraId="3BE985E2" w14:textId="77777777" w:rsidR="00273F27" w:rsidRDefault="00EF0474">
            <w:pPr>
              <w:ind w:right="10"/>
            </w:pPr>
            <w:r>
              <w:rPr>
                <w:rFonts w:ascii="Cambria" w:eastAsia="Cambria" w:hAnsi="Cambria" w:cs="Cambria"/>
                <w:color w:val="181717"/>
              </w:rPr>
              <w:t>Access to networks and network services</w:t>
            </w:r>
          </w:p>
        </w:tc>
        <w:tc>
          <w:tcPr>
            <w:tcW w:w="6485" w:type="dxa"/>
            <w:tcBorders>
              <w:top w:val="single" w:sz="4" w:space="0" w:color="181717"/>
              <w:left w:val="single" w:sz="4" w:space="0" w:color="181717"/>
              <w:bottom w:val="single" w:sz="4" w:space="0" w:color="181717"/>
              <w:right w:val="single" w:sz="8" w:space="0" w:color="181717"/>
            </w:tcBorders>
          </w:tcPr>
          <w:p w14:paraId="08C201C0" w14:textId="77777777" w:rsidR="00273F27" w:rsidRDefault="00EF0474">
            <w:pPr>
              <w:spacing w:after="75"/>
            </w:pPr>
            <w:r>
              <w:rPr>
                <w:rFonts w:ascii="Cambria" w:eastAsia="Cambria" w:hAnsi="Cambria" w:cs="Cambria"/>
                <w:i/>
                <w:color w:val="181717"/>
              </w:rPr>
              <w:t>Control</w:t>
            </w:r>
          </w:p>
          <w:p w14:paraId="15C9E3A4" w14:textId="77777777" w:rsidR="00273F27" w:rsidRDefault="00EF0474">
            <w:r>
              <w:rPr>
                <w:rFonts w:ascii="Cambria" w:eastAsia="Cambria" w:hAnsi="Cambria" w:cs="Cambria"/>
                <w:color w:val="181717"/>
              </w:rPr>
              <w:t>Users shall only be provided with access to the network and network services that they have been specifically authorized to use.</w:t>
            </w:r>
          </w:p>
        </w:tc>
      </w:tr>
      <w:tr w:rsidR="00273F27" w14:paraId="0AA5CF08"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06F89CD8" w14:textId="77777777" w:rsidR="00273F27" w:rsidRDefault="00EF0474">
            <w:pPr>
              <w:tabs>
                <w:tab w:val="center" w:pos="252"/>
                <w:tab w:val="center" w:pos="1990"/>
              </w:tabs>
            </w:pPr>
            <w:r>
              <w:tab/>
            </w:r>
            <w:r>
              <w:rPr>
                <w:rFonts w:ascii="Cambria" w:eastAsia="Cambria" w:hAnsi="Cambria" w:cs="Cambria"/>
                <w:b/>
                <w:color w:val="181717"/>
              </w:rPr>
              <w:t xml:space="preserve">A.9.2 </w:t>
            </w:r>
            <w:r>
              <w:rPr>
                <w:rFonts w:ascii="Cambria" w:eastAsia="Cambria" w:hAnsi="Cambria" w:cs="Cambria"/>
                <w:b/>
                <w:color w:val="181717"/>
              </w:rPr>
              <w:tab/>
              <w:t>User access management</w:t>
            </w:r>
          </w:p>
        </w:tc>
      </w:tr>
      <w:tr w:rsidR="00273F27" w14:paraId="3776A8F4"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1604211A" w14:textId="77777777" w:rsidR="00273F27" w:rsidRDefault="00EF0474">
            <w:r>
              <w:rPr>
                <w:rFonts w:ascii="Cambria" w:eastAsia="Cambria" w:hAnsi="Cambria" w:cs="Cambria"/>
                <w:color w:val="181717"/>
              </w:rPr>
              <w:t>Objective: To ensure authorized user access and to prevent unauthorized access to systems and services.</w:t>
            </w:r>
          </w:p>
        </w:tc>
      </w:tr>
      <w:tr w:rsidR="00273F27" w14:paraId="741C72CC"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5E3C6F8E" w14:textId="77777777" w:rsidR="00273F27" w:rsidRDefault="00EF0474">
            <w:r>
              <w:rPr>
                <w:rFonts w:ascii="Cambria" w:eastAsia="Cambria" w:hAnsi="Cambria" w:cs="Cambria"/>
                <w:color w:val="181717"/>
              </w:rPr>
              <w:t>A.9.2.1</w:t>
            </w:r>
          </w:p>
        </w:tc>
        <w:tc>
          <w:tcPr>
            <w:tcW w:w="2290" w:type="dxa"/>
            <w:tcBorders>
              <w:top w:val="single" w:sz="4" w:space="0" w:color="181717"/>
              <w:left w:val="single" w:sz="4" w:space="0" w:color="181717"/>
              <w:bottom w:val="single" w:sz="4" w:space="0" w:color="181717"/>
              <w:right w:val="single" w:sz="4" w:space="0" w:color="181717"/>
            </w:tcBorders>
            <w:vAlign w:val="center"/>
          </w:tcPr>
          <w:p w14:paraId="4F908F66" w14:textId="77777777" w:rsidR="00273F27" w:rsidRDefault="00EF0474">
            <w:r>
              <w:rPr>
                <w:rFonts w:ascii="Cambria" w:eastAsia="Cambria" w:hAnsi="Cambria" w:cs="Cambria"/>
                <w:color w:val="181717"/>
              </w:rPr>
              <w:t>User registration and de-registration</w:t>
            </w:r>
          </w:p>
        </w:tc>
        <w:tc>
          <w:tcPr>
            <w:tcW w:w="6485" w:type="dxa"/>
            <w:tcBorders>
              <w:top w:val="single" w:sz="4" w:space="0" w:color="181717"/>
              <w:left w:val="single" w:sz="4" w:space="0" w:color="181717"/>
              <w:bottom w:val="single" w:sz="4" w:space="0" w:color="181717"/>
              <w:right w:val="single" w:sz="8" w:space="0" w:color="181717"/>
            </w:tcBorders>
          </w:tcPr>
          <w:p w14:paraId="77DA1CB6" w14:textId="77777777" w:rsidR="00273F27" w:rsidRDefault="00EF0474">
            <w:pPr>
              <w:spacing w:after="75"/>
            </w:pPr>
            <w:r>
              <w:rPr>
                <w:rFonts w:ascii="Cambria" w:eastAsia="Cambria" w:hAnsi="Cambria" w:cs="Cambria"/>
                <w:i/>
                <w:color w:val="181717"/>
              </w:rPr>
              <w:t>Control</w:t>
            </w:r>
          </w:p>
          <w:p w14:paraId="058C5819" w14:textId="77777777" w:rsidR="00273F27" w:rsidRDefault="00EF0474">
            <w:r>
              <w:rPr>
                <w:rFonts w:ascii="Cambria" w:eastAsia="Cambria" w:hAnsi="Cambria" w:cs="Cambria"/>
                <w:color w:val="181717"/>
              </w:rPr>
              <w:t>A formal user registration and de-registration process shall be implemented to enable assignment of access rights.</w:t>
            </w:r>
          </w:p>
        </w:tc>
      </w:tr>
      <w:tr w:rsidR="00273F27" w14:paraId="1580D766"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26CF366" w14:textId="77777777" w:rsidR="00273F27" w:rsidRDefault="00EF0474">
            <w:r>
              <w:rPr>
                <w:rFonts w:ascii="Cambria" w:eastAsia="Cambria" w:hAnsi="Cambria" w:cs="Cambria"/>
                <w:color w:val="181717"/>
              </w:rPr>
              <w:t>A.9.2.2</w:t>
            </w:r>
          </w:p>
        </w:tc>
        <w:tc>
          <w:tcPr>
            <w:tcW w:w="2290" w:type="dxa"/>
            <w:tcBorders>
              <w:top w:val="single" w:sz="4" w:space="0" w:color="181717"/>
              <w:left w:val="single" w:sz="4" w:space="0" w:color="181717"/>
              <w:bottom w:val="single" w:sz="4" w:space="0" w:color="181717"/>
              <w:right w:val="single" w:sz="4" w:space="0" w:color="181717"/>
            </w:tcBorders>
            <w:vAlign w:val="center"/>
          </w:tcPr>
          <w:p w14:paraId="28C24A20" w14:textId="77777777" w:rsidR="00273F27" w:rsidRDefault="00EF0474">
            <w:r>
              <w:rPr>
                <w:rFonts w:ascii="Cambria" w:eastAsia="Cambria" w:hAnsi="Cambria" w:cs="Cambria"/>
                <w:color w:val="181717"/>
              </w:rPr>
              <w:t>User access provisioning</w:t>
            </w:r>
          </w:p>
        </w:tc>
        <w:tc>
          <w:tcPr>
            <w:tcW w:w="6485" w:type="dxa"/>
            <w:tcBorders>
              <w:top w:val="single" w:sz="4" w:space="0" w:color="181717"/>
              <w:left w:val="single" w:sz="4" w:space="0" w:color="181717"/>
              <w:bottom w:val="single" w:sz="4" w:space="0" w:color="181717"/>
              <w:right w:val="single" w:sz="8" w:space="0" w:color="181717"/>
            </w:tcBorders>
          </w:tcPr>
          <w:p w14:paraId="40A27EB3" w14:textId="77777777" w:rsidR="00273F27" w:rsidRDefault="00EF0474">
            <w:pPr>
              <w:spacing w:after="75"/>
            </w:pPr>
            <w:r>
              <w:rPr>
                <w:rFonts w:ascii="Cambria" w:eastAsia="Cambria" w:hAnsi="Cambria" w:cs="Cambria"/>
                <w:i/>
                <w:color w:val="181717"/>
              </w:rPr>
              <w:t>Control</w:t>
            </w:r>
          </w:p>
          <w:p w14:paraId="34E3780A" w14:textId="77777777" w:rsidR="00273F27" w:rsidRDefault="00EF0474">
            <w:r>
              <w:rPr>
                <w:rFonts w:ascii="Cambria" w:eastAsia="Cambria" w:hAnsi="Cambria" w:cs="Cambria"/>
                <w:color w:val="181717"/>
              </w:rPr>
              <w:t>A formal user access provisioning process shall be implemented to assign or revoke access rights for all user types to all systems and services.</w:t>
            </w:r>
          </w:p>
        </w:tc>
      </w:tr>
      <w:tr w:rsidR="00273F27" w14:paraId="654B6A9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0AD42DA3" w14:textId="77777777" w:rsidR="00273F27" w:rsidRDefault="00EF0474">
            <w:r>
              <w:rPr>
                <w:rFonts w:ascii="Cambria" w:eastAsia="Cambria" w:hAnsi="Cambria" w:cs="Cambria"/>
                <w:color w:val="181717"/>
              </w:rPr>
              <w:t>A.9.2.3</w:t>
            </w:r>
          </w:p>
        </w:tc>
        <w:tc>
          <w:tcPr>
            <w:tcW w:w="2290" w:type="dxa"/>
            <w:tcBorders>
              <w:top w:val="single" w:sz="4" w:space="0" w:color="181717"/>
              <w:left w:val="single" w:sz="4" w:space="0" w:color="181717"/>
              <w:bottom w:val="single" w:sz="4" w:space="0" w:color="181717"/>
              <w:right w:val="single" w:sz="4" w:space="0" w:color="181717"/>
            </w:tcBorders>
            <w:vAlign w:val="center"/>
          </w:tcPr>
          <w:p w14:paraId="08E787EE" w14:textId="77777777" w:rsidR="00273F27" w:rsidRDefault="00EF0474">
            <w:r>
              <w:rPr>
                <w:rFonts w:ascii="Cambria" w:eastAsia="Cambria" w:hAnsi="Cambria" w:cs="Cambria"/>
                <w:color w:val="181717"/>
              </w:rPr>
              <w:t>Management of privileged access rights</w:t>
            </w:r>
          </w:p>
        </w:tc>
        <w:tc>
          <w:tcPr>
            <w:tcW w:w="6485" w:type="dxa"/>
            <w:tcBorders>
              <w:top w:val="single" w:sz="4" w:space="0" w:color="181717"/>
              <w:left w:val="single" w:sz="4" w:space="0" w:color="181717"/>
              <w:bottom w:val="single" w:sz="4" w:space="0" w:color="181717"/>
              <w:right w:val="single" w:sz="8" w:space="0" w:color="181717"/>
            </w:tcBorders>
          </w:tcPr>
          <w:p w14:paraId="35567467" w14:textId="77777777" w:rsidR="00273F27" w:rsidRDefault="00EF0474">
            <w:pPr>
              <w:spacing w:after="75"/>
            </w:pPr>
            <w:r>
              <w:rPr>
                <w:rFonts w:ascii="Cambria" w:eastAsia="Cambria" w:hAnsi="Cambria" w:cs="Cambria"/>
                <w:i/>
                <w:color w:val="181717"/>
              </w:rPr>
              <w:t>Control</w:t>
            </w:r>
          </w:p>
          <w:p w14:paraId="50BC5D12" w14:textId="77777777" w:rsidR="00273F27" w:rsidRDefault="00EF0474">
            <w:pPr>
              <w:ind w:right="15"/>
            </w:pPr>
            <w:r>
              <w:rPr>
                <w:rFonts w:ascii="Cambria" w:eastAsia="Cambria" w:hAnsi="Cambria" w:cs="Cambria"/>
                <w:color w:val="181717"/>
              </w:rPr>
              <w:t>The allocation and use of privileged access rights shall be restricted and controlled.</w:t>
            </w:r>
          </w:p>
        </w:tc>
      </w:tr>
      <w:tr w:rsidR="00273F27" w14:paraId="28CA1233"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944B750" w14:textId="77777777" w:rsidR="00273F27" w:rsidRDefault="00EF0474">
            <w:r>
              <w:rPr>
                <w:rFonts w:ascii="Cambria" w:eastAsia="Cambria" w:hAnsi="Cambria" w:cs="Cambria"/>
                <w:color w:val="181717"/>
              </w:rPr>
              <w:t>A.9.2.4</w:t>
            </w:r>
          </w:p>
        </w:tc>
        <w:tc>
          <w:tcPr>
            <w:tcW w:w="2290" w:type="dxa"/>
            <w:tcBorders>
              <w:top w:val="single" w:sz="4" w:space="0" w:color="181717"/>
              <w:left w:val="single" w:sz="4" w:space="0" w:color="181717"/>
              <w:bottom w:val="single" w:sz="4" w:space="0" w:color="181717"/>
              <w:right w:val="single" w:sz="4" w:space="0" w:color="181717"/>
            </w:tcBorders>
          </w:tcPr>
          <w:p w14:paraId="7C394217" w14:textId="77777777" w:rsidR="00273F27" w:rsidRDefault="00EF0474">
            <w:r>
              <w:rPr>
                <w:rFonts w:ascii="Cambria" w:eastAsia="Cambria" w:hAnsi="Cambria" w:cs="Cambria"/>
                <w:color w:val="181717"/>
              </w:rPr>
              <w:t>Management of secret authentication information of users</w:t>
            </w:r>
          </w:p>
        </w:tc>
        <w:tc>
          <w:tcPr>
            <w:tcW w:w="6485" w:type="dxa"/>
            <w:tcBorders>
              <w:top w:val="single" w:sz="4" w:space="0" w:color="181717"/>
              <w:left w:val="single" w:sz="4" w:space="0" w:color="181717"/>
              <w:bottom w:val="single" w:sz="4" w:space="0" w:color="181717"/>
              <w:right w:val="single" w:sz="8" w:space="0" w:color="181717"/>
            </w:tcBorders>
          </w:tcPr>
          <w:p w14:paraId="3BA957E1" w14:textId="77777777" w:rsidR="00273F27" w:rsidRDefault="00EF0474">
            <w:pPr>
              <w:spacing w:after="75"/>
            </w:pPr>
            <w:r>
              <w:rPr>
                <w:rFonts w:ascii="Cambria" w:eastAsia="Cambria" w:hAnsi="Cambria" w:cs="Cambria"/>
                <w:i/>
                <w:color w:val="181717"/>
              </w:rPr>
              <w:t>Control</w:t>
            </w:r>
          </w:p>
          <w:p w14:paraId="6A9D1F63" w14:textId="77777777" w:rsidR="00273F27" w:rsidRDefault="00EF0474">
            <w:r>
              <w:rPr>
                <w:rFonts w:ascii="Cambria" w:eastAsia="Cambria" w:hAnsi="Cambria" w:cs="Cambria"/>
                <w:color w:val="181717"/>
              </w:rPr>
              <w:t>The allocation of secret authentication information shall be controlled through a formal management process.</w:t>
            </w:r>
          </w:p>
        </w:tc>
      </w:tr>
      <w:tr w:rsidR="00273F27" w14:paraId="44048784" w14:textId="77777777">
        <w:trPr>
          <w:trHeight w:val="697"/>
        </w:trPr>
        <w:tc>
          <w:tcPr>
            <w:tcW w:w="977" w:type="dxa"/>
            <w:tcBorders>
              <w:top w:val="single" w:sz="4" w:space="0" w:color="181717"/>
              <w:left w:val="single" w:sz="8" w:space="0" w:color="181717"/>
              <w:bottom w:val="single" w:sz="4" w:space="0" w:color="181717"/>
              <w:right w:val="single" w:sz="4" w:space="0" w:color="181717"/>
            </w:tcBorders>
            <w:vAlign w:val="center"/>
          </w:tcPr>
          <w:p w14:paraId="6B290451" w14:textId="77777777" w:rsidR="00273F27" w:rsidRDefault="00EF0474">
            <w:r>
              <w:rPr>
                <w:rFonts w:ascii="Cambria" w:eastAsia="Cambria" w:hAnsi="Cambria" w:cs="Cambria"/>
                <w:color w:val="181717"/>
              </w:rPr>
              <w:t>A.9.2.5</w:t>
            </w:r>
          </w:p>
        </w:tc>
        <w:tc>
          <w:tcPr>
            <w:tcW w:w="2290" w:type="dxa"/>
            <w:tcBorders>
              <w:top w:val="single" w:sz="4" w:space="0" w:color="181717"/>
              <w:left w:val="single" w:sz="4" w:space="0" w:color="181717"/>
              <w:bottom w:val="single" w:sz="4" w:space="0" w:color="181717"/>
              <w:right w:val="single" w:sz="4" w:space="0" w:color="181717"/>
            </w:tcBorders>
          </w:tcPr>
          <w:p w14:paraId="1F9796CE" w14:textId="77777777" w:rsidR="00273F27" w:rsidRDefault="00EF0474">
            <w:r>
              <w:rPr>
                <w:rFonts w:ascii="Cambria" w:eastAsia="Cambria" w:hAnsi="Cambria" w:cs="Cambria"/>
                <w:color w:val="181717"/>
              </w:rPr>
              <w:t>Review of user access rights</w:t>
            </w:r>
          </w:p>
        </w:tc>
        <w:tc>
          <w:tcPr>
            <w:tcW w:w="6485" w:type="dxa"/>
            <w:tcBorders>
              <w:top w:val="single" w:sz="4" w:space="0" w:color="181717"/>
              <w:left w:val="single" w:sz="4" w:space="0" w:color="181717"/>
              <w:bottom w:val="single" w:sz="4" w:space="0" w:color="181717"/>
              <w:right w:val="single" w:sz="8" w:space="0" w:color="181717"/>
            </w:tcBorders>
          </w:tcPr>
          <w:p w14:paraId="15812E96" w14:textId="77777777" w:rsidR="00273F27" w:rsidRDefault="00EF0474">
            <w:pPr>
              <w:spacing w:after="75"/>
            </w:pPr>
            <w:r>
              <w:rPr>
                <w:rFonts w:ascii="Cambria" w:eastAsia="Cambria" w:hAnsi="Cambria" w:cs="Cambria"/>
                <w:i/>
                <w:color w:val="181717"/>
              </w:rPr>
              <w:t>Control</w:t>
            </w:r>
          </w:p>
          <w:p w14:paraId="17E4EA7D" w14:textId="77777777" w:rsidR="00273F27" w:rsidRDefault="00EF0474">
            <w:r>
              <w:rPr>
                <w:rFonts w:ascii="Cambria" w:eastAsia="Cambria" w:hAnsi="Cambria" w:cs="Cambria"/>
                <w:color w:val="181717"/>
              </w:rPr>
              <w:t>Asset owners shall review users’ access rights at regular intervals.</w:t>
            </w:r>
          </w:p>
        </w:tc>
      </w:tr>
      <w:tr w:rsidR="00273F27" w14:paraId="4C9282CB"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7CCF9F14" w14:textId="77777777" w:rsidR="00273F27" w:rsidRDefault="00EF0474">
            <w:r>
              <w:rPr>
                <w:rFonts w:ascii="Cambria" w:eastAsia="Cambria" w:hAnsi="Cambria" w:cs="Cambria"/>
                <w:color w:val="181717"/>
              </w:rPr>
              <w:t>A.9.2.6</w:t>
            </w:r>
          </w:p>
        </w:tc>
        <w:tc>
          <w:tcPr>
            <w:tcW w:w="2290" w:type="dxa"/>
            <w:tcBorders>
              <w:top w:val="single" w:sz="4" w:space="0" w:color="181717"/>
              <w:left w:val="single" w:sz="4" w:space="0" w:color="181717"/>
              <w:bottom w:val="single" w:sz="4" w:space="0" w:color="181717"/>
              <w:right w:val="single" w:sz="4" w:space="0" w:color="181717"/>
            </w:tcBorders>
            <w:vAlign w:val="center"/>
          </w:tcPr>
          <w:p w14:paraId="4416B116" w14:textId="77777777" w:rsidR="00273F27" w:rsidRDefault="00EF0474">
            <w:r>
              <w:rPr>
                <w:rFonts w:ascii="Cambria" w:eastAsia="Cambria" w:hAnsi="Cambria" w:cs="Cambria"/>
                <w:color w:val="181717"/>
              </w:rPr>
              <w:t>Removal or adjustment of access rights</w:t>
            </w:r>
          </w:p>
        </w:tc>
        <w:tc>
          <w:tcPr>
            <w:tcW w:w="6485" w:type="dxa"/>
            <w:tcBorders>
              <w:top w:val="single" w:sz="4" w:space="0" w:color="181717"/>
              <w:left w:val="single" w:sz="4" w:space="0" w:color="181717"/>
              <w:bottom w:val="single" w:sz="4" w:space="0" w:color="181717"/>
              <w:right w:val="single" w:sz="8" w:space="0" w:color="181717"/>
            </w:tcBorders>
          </w:tcPr>
          <w:p w14:paraId="35946558" w14:textId="77777777" w:rsidR="00273F27" w:rsidRDefault="00EF0474">
            <w:pPr>
              <w:spacing w:after="75"/>
            </w:pPr>
            <w:r>
              <w:rPr>
                <w:rFonts w:ascii="Cambria" w:eastAsia="Cambria" w:hAnsi="Cambria" w:cs="Cambria"/>
                <w:i/>
                <w:color w:val="181717"/>
              </w:rPr>
              <w:t>Control</w:t>
            </w:r>
          </w:p>
          <w:p w14:paraId="1900BE55" w14:textId="77777777" w:rsidR="00273F27" w:rsidRDefault="00EF0474">
            <w:r>
              <w:rPr>
                <w:rFonts w:ascii="Cambria" w:eastAsia="Cambria" w:hAnsi="Cambria" w:cs="Cambria"/>
                <w:color w:val="181717"/>
              </w:rPr>
              <w:t>The access rights of all employees and external party users to information and information processing facilities shall be removed upon termination of their employment, contract or agreement, or adjusted upon change.</w:t>
            </w:r>
          </w:p>
        </w:tc>
      </w:tr>
      <w:tr w:rsidR="00273F27" w14:paraId="2CC2532D"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BB07D44" w14:textId="77777777" w:rsidR="00273F27" w:rsidRDefault="00EF0474">
            <w:pPr>
              <w:tabs>
                <w:tab w:val="center" w:pos="252"/>
                <w:tab w:val="center" w:pos="1778"/>
              </w:tabs>
            </w:pPr>
            <w:r>
              <w:tab/>
            </w:r>
            <w:r>
              <w:rPr>
                <w:rFonts w:ascii="Cambria" w:eastAsia="Cambria" w:hAnsi="Cambria" w:cs="Cambria"/>
                <w:b/>
                <w:color w:val="181717"/>
              </w:rPr>
              <w:t xml:space="preserve">A.9.3 </w:t>
            </w:r>
            <w:r>
              <w:rPr>
                <w:rFonts w:ascii="Cambria" w:eastAsia="Cambria" w:hAnsi="Cambria" w:cs="Cambria"/>
                <w:b/>
                <w:color w:val="181717"/>
              </w:rPr>
              <w:tab/>
              <w:t>User responsibilities</w:t>
            </w:r>
          </w:p>
        </w:tc>
      </w:tr>
      <w:tr w:rsidR="00273F27" w14:paraId="5EB1333E"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5FDA50A" w14:textId="77777777" w:rsidR="00273F27" w:rsidRDefault="00EF0474">
            <w:r>
              <w:rPr>
                <w:rFonts w:ascii="Cambria" w:eastAsia="Cambria" w:hAnsi="Cambria" w:cs="Cambria"/>
                <w:color w:val="181717"/>
              </w:rPr>
              <w:t>Objective: To make users accountable for safeguarding their authentication information.</w:t>
            </w:r>
          </w:p>
        </w:tc>
      </w:tr>
      <w:tr w:rsidR="00273F27" w14:paraId="659D7DC4"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F07BDB8" w14:textId="77777777" w:rsidR="00273F27" w:rsidRDefault="00EF0474">
            <w:r>
              <w:rPr>
                <w:rFonts w:ascii="Cambria" w:eastAsia="Cambria" w:hAnsi="Cambria" w:cs="Cambria"/>
                <w:color w:val="181717"/>
              </w:rPr>
              <w:t>A.9.3.1</w:t>
            </w:r>
          </w:p>
        </w:tc>
        <w:tc>
          <w:tcPr>
            <w:tcW w:w="2290" w:type="dxa"/>
            <w:tcBorders>
              <w:top w:val="single" w:sz="4" w:space="0" w:color="181717"/>
              <w:left w:val="single" w:sz="4" w:space="0" w:color="181717"/>
              <w:bottom w:val="single" w:sz="4" w:space="0" w:color="181717"/>
              <w:right w:val="single" w:sz="4" w:space="0" w:color="181717"/>
            </w:tcBorders>
            <w:vAlign w:val="center"/>
          </w:tcPr>
          <w:p w14:paraId="770620C5" w14:textId="77777777" w:rsidR="00273F27" w:rsidRDefault="00EF0474">
            <w:r>
              <w:rPr>
                <w:rFonts w:ascii="Cambria" w:eastAsia="Cambria" w:hAnsi="Cambria" w:cs="Cambria"/>
                <w:color w:val="181717"/>
              </w:rPr>
              <w:t>Use of secret authentication information</w:t>
            </w:r>
          </w:p>
        </w:tc>
        <w:tc>
          <w:tcPr>
            <w:tcW w:w="6485" w:type="dxa"/>
            <w:tcBorders>
              <w:top w:val="single" w:sz="4" w:space="0" w:color="181717"/>
              <w:left w:val="single" w:sz="4" w:space="0" w:color="181717"/>
              <w:bottom w:val="single" w:sz="4" w:space="0" w:color="181717"/>
              <w:right w:val="single" w:sz="8" w:space="0" w:color="181717"/>
            </w:tcBorders>
          </w:tcPr>
          <w:p w14:paraId="4124191B" w14:textId="77777777" w:rsidR="00273F27" w:rsidRDefault="00EF0474">
            <w:pPr>
              <w:spacing w:after="75"/>
            </w:pPr>
            <w:r>
              <w:rPr>
                <w:rFonts w:ascii="Cambria" w:eastAsia="Cambria" w:hAnsi="Cambria" w:cs="Cambria"/>
                <w:i/>
                <w:color w:val="181717"/>
              </w:rPr>
              <w:t>Control</w:t>
            </w:r>
          </w:p>
          <w:p w14:paraId="20E3FE3F" w14:textId="77777777" w:rsidR="00273F27" w:rsidRDefault="00EF0474">
            <w:r>
              <w:rPr>
                <w:rFonts w:ascii="Cambria" w:eastAsia="Cambria" w:hAnsi="Cambria" w:cs="Cambria"/>
                <w:color w:val="181717"/>
              </w:rPr>
              <w:t>Users shall be required to follow the organization’s practices in the use of secret authentication information.</w:t>
            </w:r>
          </w:p>
        </w:tc>
      </w:tr>
      <w:tr w:rsidR="00273F27" w14:paraId="1393DA9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5EEC1F6" w14:textId="77777777" w:rsidR="00273F27" w:rsidRDefault="00EF0474">
            <w:pPr>
              <w:tabs>
                <w:tab w:val="center" w:pos="249"/>
                <w:tab w:val="center" w:pos="2645"/>
              </w:tabs>
            </w:pPr>
            <w:r>
              <w:tab/>
            </w:r>
            <w:r>
              <w:rPr>
                <w:rFonts w:ascii="Cambria" w:eastAsia="Cambria" w:hAnsi="Cambria" w:cs="Cambria"/>
                <w:b/>
                <w:color w:val="181717"/>
              </w:rPr>
              <w:t xml:space="preserve">A.9.4 </w:t>
            </w:r>
            <w:r>
              <w:rPr>
                <w:rFonts w:ascii="Cambria" w:eastAsia="Cambria" w:hAnsi="Cambria" w:cs="Cambria"/>
                <w:b/>
                <w:color w:val="181717"/>
              </w:rPr>
              <w:tab/>
              <w:t>System and application access control</w:t>
            </w:r>
          </w:p>
        </w:tc>
      </w:tr>
      <w:tr w:rsidR="00273F27" w14:paraId="527D7431"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A351BEF" w14:textId="77777777" w:rsidR="00273F27" w:rsidRDefault="00EF0474">
            <w:r>
              <w:rPr>
                <w:rFonts w:ascii="Cambria" w:eastAsia="Cambria" w:hAnsi="Cambria" w:cs="Cambria"/>
                <w:color w:val="181717"/>
              </w:rPr>
              <w:t>Objective: To prevent unauthorized access to systems and applications.</w:t>
            </w:r>
          </w:p>
        </w:tc>
      </w:tr>
      <w:tr w:rsidR="00273F27" w14:paraId="17415B38"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31DF69DF" w14:textId="77777777" w:rsidR="00273F27" w:rsidRDefault="00EF0474">
            <w:r>
              <w:rPr>
                <w:rFonts w:ascii="Cambria" w:eastAsia="Cambria" w:hAnsi="Cambria" w:cs="Cambria"/>
                <w:color w:val="181717"/>
              </w:rPr>
              <w:lastRenderedPageBreak/>
              <w:t>A.9.4.1</w:t>
            </w:r>
          </w:p>
        </w:tc>
        <w:tc>
          <w:tcPr>
            <w:tcW w:w="2290" w:type="dxa"/>
            <w:tcBorders>
              <w:top w:val="single" w:sz="4" w:space="0" w:color="181717"/>
              <w:left w:val="single" w:sz="4" w:space="0" w:color="181717"/>
              <w:bottom w:val="single" w:sz="4" w:space="0" w:color="181717"/>
              <w:right w:val="single" w:sz="4" w:space="0" w:color="181717"/>
            </w:tcBorders>
            <w:vAlign w:val="center"/>
          </w:tcPr>
          <w:p w14:paraId="62ED6355" w14:textId="77777777" w:rsidR="00273F27" w:rsidRDefault="00EF0474">
            <w:r>
              <w:rPr>
                <w:rFonts w:ascii="Cambria" w:eastAsia="Cambria" w:hAnsi="Cambria" w:cs="Cambria"/>
                <w:color w:val="181717"/>
              </w:rPr>
              <w:t>Information access restriction</w:t>
            </w:r>
          </w:p>
        </w:tc>
        <w:tc>
          <w:tcPr>
            <w:tcW w:w="6485" w:type="dxa"/>
            <w:tcBorders>
              <w:top w:val="single" w:sz="4" w:space="0" w:color="181717"/>
              <w:left w:val="single" w:sz="4" w:space="0" w:color="181717"/>
              <w:bottom w:val="single" w:sz="4" w:space="0" w:color="181717"/>
              <w:right w:val="single" w:sz="8" w:space="0" w:color="181717"/>
            </w:tcBorders>
          </w:tcPr>
          <w:p w14:paraId="48088D1E" w14:textId="77777777" w:rsidR="00273F27" w:rsidRDefault="00EF0474">
            <w:pPr>
              <w:spacing w:after="75"/>
            </w:pPr>
            <w:r>
              <w:rPr>
                <w:rFonts w:ascii="Cambria" w:eastAsia="Cambria" w:hAnsi="Cambria" w:cs="Cambria"/>
                <w:i/>
                <w:color w:val="181717"/>
              </w:rPr>
              <w:t>Control</w:t>
            </w:r>
          </w:p>
          <w:p w14:paraId="0B1A9E8E" w14:textId="77777777" w:rsidR="00273F27" w:rsidRDefault="00EF0474">
            <w:r>
              <w:rPr>
                <w:rFonts w:ascii="Cambria" w:eastAsia="Cambria" w:hAnsi="Cambria" w:cs="Cambria"/>
                <w:color w:val="181717"/>
              </w:rPr>
              <w:t>Access to information and application system functions shall be restricted in accordance with the access control policy.</w:t>
            </w:r>
          </w:p>
        </w:tc>
      </w:tr>
      <w:tr w:rsidR="00273F27" w14:paraId="61E7EDDB"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1553E92" w14:textId="77777777" w:rsidR="00273F27" w:rsidRDefault="00EF0474">
            <w:r>
              <w:rPr>
                <w:rFonts w:ascii="Cambria" w:eastAsia="Cambria" w:hAnsi="Cambria" w:cs="Cambria"/>
                <w:color w:val="181717"/>
              </w:rPr>
              <w:t>A.9.4.2</w:t>
            </w:r>
          </w:p>
        </w:tc>
        <w:tc>
          <w:tcPr>
            <w:tcW w:w="2290" w:type="dxa"/>
            <w:tcBorders>
              <w:top w:val="single" w:sz="4" w:space="0" w:color="181717"/>
              <w:left w:val="single" w:sz="4" w:space="0" w:color="181717"/>
              <w:bottom w:val="single" w:sz="4" w:space="0" w:color="181717"/>
              <w:right w:val="single" w:sz="4" w:space="0" w:color="181717"/>
            </w:tcBorders>
            <w:vAlign w:val="center"/>
          </w:tcPr>
          <w:p w14:paraId="7E4E4EF6" w14:textId="77777777" w:rsidR="00273F27" w:rsidRDefault="00EF0474">
            <w:r>
              <w:rPr>
                <w:rFonts w:ascii="Cambria" w:eastAsia="Cambria" w:hAnsi="Cambria" w:cs="Cambria"/>
                <w:color w:val="181717"/>
              </w:rPr>
              <w:t>Secure log-on procedures</w:t>
            </w:r>
          </w:p>
        </w:tc>
        <w:tc>
          <w:tcPr>
            <w:tcW w:w="6485" w:type="dxa"/>
            <w:tcBorders>
              <w:top w:val="single" w:sz="4" w:space="0" w:color="181717"/>
              <w:left w:val="single" w:sz="4" w:space="0" w:color="181717"/>
              <w:bottom w:val="single" w:sz="4" w:space="0" w:color="181717"/>
              <w:right w:val="single" w:sz="8" w:space="0" w:color="181717"/>
            </w:tcBorders>
          </w:tcPr>
          <w:p w14:paraId="1D383119" w14:textId="77777777" w:rsidR="00273F27" w:rsidRDefault="00EF0474">
            <w:pPr>
              <w:spacing w:after="75"/>
            </w:pPr>
            <w:r>
              <w:rPr>
                <w:rFonts w:ascii="Cambria" w:eastAsia="Cambria" w:hAnsi="Cambria" w:cs="Cambria"/>
                <w:i/>
                <w:color w:val="181717"/>
              </w:rPr>
              <w:t>Control</w:t>
            </w:r>
          </w:p>
          <w:p w14:paraId="0FC05E22" w14:textId="77777777" w:rsidR="00273F27" w:rsidRDefault="00EF0474">
            <w:r>
              <w:rPr>
                <w:rFonts w:ascii="Cambria" w:eastAsia="Cambria" w:hAnsi="Cambria" w:cs="Cambria"/>
                <w:color w:val="181717"/>
              </w:rPr>
              <w:t>Where required by the access control policy, access to systems and applications shall be controlled by a secure log-on procedure.</w:t>
            </w:r>
          </w:p>
        </w:tc>
      </w:tr>
    </w:tbl>
    <w:p w14:paraId="199CCA8B" w14:textId="36BDA71A" w:rsidR="00273F27" w:rsidRDefault="00EF0474">
      <w:pPr>
        <w:spacing w:after="0"/>
        <w:ind w:left="-156" w:right="176"/>
      </w:pPr>
      <w:r>
        <w:rPr>
          <w:noProof/>
        </w:rPr>
        <mc:AlternateContent>
          <mc:Choice Requires="wpg">
            <w:drawing>
              <wp:anchor distT="0" distB="0" distL="114300" distR="114300" simplePos="0" relativeHeight="251658240" behindDoc="0" locked="0" layoutInCell="1" allowOverlap="1" wp14:anchorId="32B5C942" wp14:editId="7CD4B6B9">
                <wp:simplePos x="0" y="0"/>
                <wp:positionH relativeFrom="page">
                  <wp:posOffset>99314</wp:posOffset>
                </wp:positionH>
                <wp:positionV relativeFrom="page">
                  <wp:posOffset>3331972</wp:posOffset>
                </wp:positionV>
                <wp:extent cx="117475" cy="4051936"/>
                <wp:effectExtent l="0" t="0" r="0" b="0"/>
                <wp:wrapTopAndBottom/>
                <wp:docPr id="87041" name="Group 87041"/>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9549" name="Rectangle 9549"/>
                        <wps:cNvSpPr/>
                        <wps:spPr>
                          <a:xfrm rot="-5399999">
                            <a:off x="-2616415" y="1279278"/>
                            <a:ext cx="5389075" cy="156242"/>
                          </a:xfrm>
                          <a:prstGeom prst="rect">
                            <a:avLst/>
                          </a:prstGeom>
                          <a:ln>
                            <a:noFill/>
                          </a:ln>
                        </wps:spPr>
                        <wps:txbx>
                          <w:txbxContent>
                            <w:p w14:paraId="7D5682A4" w14:textId="77777777" w:rsidR="00273F27" w:rsidRDefault="00EF0474">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32B5C942" id="Group 87041" o:spid="_x0000_s1026" style="position:absolute;left:0;text-align:left;margin-left:7.8pt;margin-top:262.35pt;width:9.25pt;height:319.05pt;z-index:251658240;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">
                <v:rect id="Rectangle 9549" o:spid="_x0000_s1027"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" filled="f" stroked="f">
                  <v:textbox inset="0,0,0,0">
                    <w:txbxContent>
                      <w:p w14:paraId="7D5682A4" w14:textId="77777777" w:rsidR="00273F27" w:rsidRDefault="00EF0474">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p>
    <w:tbl>
      <w:tblPr>
        <w:tblStyle w:val="TableGrid"/>
        <w:tblpPr w:vertAnchor="text" w:tblpX="581" w:tblpY="143"/>
        <w:tblOverlap w:val="never"/>
        <w:tblW w:w="9751" w:type="dxa"/>
        <w:tblInd w:w="0" w:type="dxa"/>
        <w:tblCellMar>
          <w:top w:w="84" w:type="dxa"/>
          <w:left w:w="45" w:type="dxa"/>
          <w:right w:w="48" w:type="dxa"/>
        </w:tblCellMar>
        <w:tblLook w:val="04A0" w:firstRow="1" w:lastRow="0" w:firstColumn="1" w:lastColumn="0" w:noHBand="0" w:noVBand="1"/>
      </w:tblPr>
      <w:tblGrid>
        <w:gridCol w:w="977"/>
        <w:gridCol w:w="2290"/>
        <w:gridCol w:w="6484"/>
      </w:tblGrid>
      <w:tr w:rsidR="00273F27" w14:paraId="47CE1DC3"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F130420" w14:textId="77777777" w:rsidR="00273F27" w:rsidRDefault="00EF0474">
            <w:r>
              <w:rPr>
                <w:rFonts w:ascii="Cambria" w:eastAsia="Cambria" w:hAnsi="Cambria" w:cs="Cambria"/>
                <w:color w:val="181717"/>
              </w:rPr>
              <w:t>A.9.4.3</w:t>
            </w:r>
          </w:p>
        </w:tc>
        <w:tc>
          <w:tcPr>
            <w:tcW w:w="2290" w:type="dxa"/>
            <w:tcBorders>
              <w:top w:val="single" w:sz="4" w:space="0" w:color="181717"/>
              <w:left w:val="single" w:sz="4" w:space="0" w:color="181717"/>
              <w:bottom w:val="single" w:sz="4" w:space="0" w:color="181717"/>
              <w:right w:val="single" w:sz="4" w:space="0" w:color="181717"/>
            </w:tcBorders>
            <w:vAlign w:val="center"/>
          </w:tcPr>
          <w:p w14:paraId="0791F9FF" w14:textId="77777777" w:rsidR="00273F27" w:rsidRDefault="00EF0474">
            <w:r>
              <w:rPr>
                <w:rFonts w:ascii="Cambria" w:eastAsia="Cambria" w:hAnsi="Cambria" w:cs="Cambria"/>
                <w:color w:val="181717"/>
              </w:rPr>
              <w:t>Password management system</w:t>
            </w:r>
          </w:p>
        </w:tc>
        <w:tc>
          <w:tcPr>
            <w:tcW w:w="6485" w:type="dxa"/>
            <w:tcBorders>
              <w:top w:val="single" w:sz="4" w:space="0" w:color="181717"/>
              <w:left w:val="single" w:sz="4" w:space="0" w:color="181717"/>
              <w:bottom w:val="single" w:sz="4" w:space="0" w:color="181717"/>
              <w:right w:val="single" w:sz="8" w:space="0" w:color="181717"/>
            </w:tcBorders>
          </w:tcPr>
          <w:p w14:paraId="06307239" w14:textId="77777777" w:rsidR="00273F27" w:rsidRDefault="00EF0474">
            <w:pPr>
              <w:spacing w:after="75"/>
            </w:pPr>
            <w:r>
              <w:rPr>
                <w:rFonts w:ascii="Cambria" w:eastAsia="Cambria" w:hAnsi="Cambria" w:cs="Cambria"/>
                <w:i/>
                <w:color w:val="181717"/>
              </w:rPr>
              <w:t>Control</w:t>
            </w:r>
          </w:p>
          <w:p w14:paraId="0B9AAC3C" w14:textId="77777777" w:rsidR="00273F27" w:rsidRDefault="00EF0474">
            <w:r>
              <w:rPr>
                <w:rFonts w:ascii="Cambria" w:eastAsia="Cambria" w:hAnsi="Cambria" w:cs="Cambria"/>
                <w:color w:val="181717"/>
              </w:rPr>
              <w:t>Password management systems shall be interactive and shall ensure quality passwords.</w:t>
            </w:r>
          </w:p>
        </w:tc>
      </w:tr>
      <w:tr w:rsidR="00273F27" w14:paraId="415F2D2D"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958A2DF" w14:textId="77777777" w:rsidR="00273F27" w:rsidRDefault="00EF0474">
            <w:r>
              <w:rPr>
                <w:rFonts w:ascii="Cambria" w:eastAsia="Cambria" w:hAnsi="Cambria" w:cs="Cambria"/>
                <w:color w:val="181717"/>
              </w:rPr>
              <w:t>A.9.4.4</w:t>
            </w:r>
          </w:p>
        </w:tc>
        <w:tc>
          <w:tcPr>
            <w:tcW w:w="2290" w:type="dxa"/>
            <w:tcBorders>
              <w:top w:val="single" w:sz="4" w:space="0" w:color="181717"/>
              <w:left w:val="single" w:sz="4" w:space="0" w:color="181717"/>
              <w:bottom w:val="single" w:sz="4" w:space="0" w:color="181717"/>
              <w:right w:val="single" w:sz="4" w:space="0" w:color="181717"/>
            </w:tcBorders>
            <w:vAlign w:val="center"/>
          </w:tcPr>
          <w:p w14:paraId="686D2777" w14:textId="77777777" w:rsidR="00273F27" w:rsidRDefault="00EF0474">
            <w:r>
              <w:rPr>
                <w:rFonts w:ascii="Cambria" w:eastAsia="Cambria" w:hAnsi="Cambria" w:cs="Cambria"/>
                <w:color w:val="181717"/>
              </w:rPr>
              <w:t>Use of privileged utility programs</w:t>
            </w:r>
          </w:p>
        </w:tc>
        <w:tc>
          <w:tcPr>
            <w:tcW w:w="6485" w:type="dxa"/>
            <w:tcBorders>
              <w:top w:val="single" w:sz="4" w:space="0" w:color="181717"/>
              <w:left w:val="single" w:sz="4" w:space="0" w:color="181717"/>
              <w:bottom w:val="single" w:sz="4" w:space="0" w:color="181717"/>
              <w:right w:val="single" w:sz="8" w:space="0" w:color="181717"/>
            </w:tcBorders>
          </w:tcPr>
          <w:p w14:paraId="3E8FF3FF" w14:textId="77777777" w:rsidR="00273F27" w:rsidRDefault="00EF0474">
            <w:pPr>
              <w:spacing w:after="75"/>
            </w:pPr>
            <w:r>
              <w:rPr>
                <w:rFonts w:ascii="Cambria" w:eastAsia="Cambria" w:hAnsi="Cambria" w:cs="Cambria"/>
                <w:i/>
                <w:color w:val="181717"/>
              </w:rPr>
              <w:t>Control</w:t>
            </w:r>
          </w:p>
          <w:p w14:paraId="33904977" w14:textId="77777777" w:rsidR="00273F27" w:rsidRDefault="00EF0474">
            <w:r>
              <w:rPr>
                <w:rFonts w:ascii="Cambria" w:eastAsia="Cambria" w:hAnsi="Cambria" w:cs="Cambria"/>
                <w:color w:val="181717"/>
              </w:rPr>
              <w:t>The use of utility programs that might be capable of overriding system and application controls shall be restricted and tightly controlled.</w:t>
            </w:r>
          </w:p>
        </w:tc>
      </w:tr>
      <w:tr w:rsidR="00273F27" w14:paraId="2C7EC02B" w14:textId="77777777">
        <w:trPr>
          <w:trHeight w:val="697"/>
        </w:trPr>
        <w:tc>
          <w:tcPr>
            <w:tcW w:w="977" w:type="dxa"/>
            <w:tcBorders>
              <w:top w:val="single" w:sz="4" w:space="0" w:color="181717"/>
              <w:left w:val="single" w:sz="8" w:space="0" w:color="181717"/>
              <w:bottom w:val="single" w:sz="4" w:space="0" w:color="181717"/>
              <w:right w:val="single" w:sz="4" w:space="0" w:color="181717"/>
            </w:tcBorders>
            <w:vAlign w:val="center"/>
          </w:tcPr>
          <w:p w14:paraId="7B54F41B" w14:textId="77777777" w:rsidR="00273F27" w:rsidRDefault="00EF0474">
            <w:r>
              <w:rPr>
                <w:rFonts w:ascii="Cambria" w:eastAsia="Cambria" w:hAnsi="Cambria" w:cs="Cambria"/>
                <w:color w:val="181717"/>
              </w:rPr>
              <w:t>A.9.4.5</w:t>
            </w:r>
          </w:p>
        </w:tc>
        <w:tc>
          <w:tcPr>
            <w:tcW w:w="2290" w:type="dxa"/>
            <w:tcBorders>
              <w:top w:val="single" w:sz="4" w:space="0" w:color="181717"/>
              <w:left w:val="single" w:sz="4" w:space="0" w:color="181717"/>
              <w:bottom w:val="single" w:sz="4" w:space="0" w:color="181717"/>
              <w:right w:val="single" w:sz="4" w:space="0" w:color="181717"/>
            </w:tcBorders>
          </w:tcPr>
          <w:p w14:paraId="0525AB12" w14:textId="77777777" w:rsidR="00273F27" w:rsidRDefault="00EF0474">
            <w:r>
              <w:rPr>
                <w:rFonts w:ascii="Cambria" w:eastAsia="Cambria" w:hAnsi="Cambria" w:cs="Cambria"/>
                <w:color w:val="181717"/>
              </w:rPr>
              <w:t>Access control to program source code</w:t>
            </w:r>
          </w:p>
        </w:tc>
        <w:tc>
          <w:tcPr>
            <w:tcW w:w="6485" w:type="dxa"/>
            <w:tcBorders>
              <w:top w:val="single" w:sz="4" w:space="0" w:color="181717"/>
              <w:left w:val="single" w:sz="4" w:space="0" w:color="181717"/>
              <w:bottom w:val="single" w:sz="4" w:space="0" w:color="181717"/>
              <w:right w:val="single" w:sz="8" w:space="0" w:color="181717"/>
            </w:tcBorders>
          </w:tcPr>
          <w:p w14:paraId="11207D60" w14:textId="77777777" w:rsidR="00273F27" w:rsidRDefault="00EF0474">
            <w:pPr>
              <w:spacing w:after="75"/>
            </w:pPr>
            <w:r>
              <w:rPr>
                <w:rFonts w:ascii="Cambria" w:eastAsia="Cambria" w:hAnsi="Cambria" w:cs="Cambria"/>
                <w:i/>
                <w:color w:val="181717"/>
              </w:rPr>
              <w:t>Control</w:t>
            </w:r>
          </w:p>
          <w:p w14:paraId="26768951" w14:textId="77777777" w:rsidR="00273F27" w:rsidRDefault="00EF0474">
            <w:r>
              <w:rPr>
                <w:rFonts w:ascii="Cambria" w:eastAsia="Cambria" w:hAnsi="Cambria" w:cs="Cambria"/>
                <w:color w:val="181717"/>
              </w:rPr>
              <w:t>Access to program source code shall be restricted.</w:t>
            </w:r>
          </w:p>
        </w:tc>
      </w:tr>
      <w:tr w:rsidR="00273F27" w14:paraId="0FCFB35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59F0000" w14:textId="77777777" w:rsidR="00273F27" w:rsidRDefault="00EF0474">
            <w:pPr>
              <w:tabs>
                <w:tab w:val="center" w:pos="225"/>
                <w:tab w:val="center" w:pos="1454"/>
              </w:tabs>
            </w:pPr>
            <w:r>
              <w:tab/>
            </w:r>
            <w:r>
              <w:rPr>
                <w:rFonts w:ascii="Cambria" w:eastAsia="Cambria" w:hAnsi="Cambria" w:cs="Cambria"/>
                <w:b/>
                <w:color w:val="181717"/>
              </w:rPr>
              <w:t xml:space="preserve">A.10 </w:t>
            </w:r>
            <w:r>
              <w:rPr>
                <w:rFonts w:ascii="Cambria" w:eastAsia="Cambria" w:hAnsi="Cambria" w:cs="Cambria"/>
                <w:b/>
                <w:color w:val="181717"/>
              </w:rPr>
              <w:tab/>
              <w:t xml:space="preserve"> Cryptography</w:t>
            </w:r>
          </w:p>
        </w:tc>
      </w:tr>
      <w:tr w:rsidR="00273F27" w14:paraId="04E2B5E3"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E1F6141" w14:textId="77777777" w:rsidR="00273F27" w:rsidRDefault="00EF0474">
            <w:r>
              <w:rPr>
                <w:rFonts w:ascii="Cambria" w:eastAsia="Cambria" w:hAnsi="Cambria" w:cs="Cambria"/>
                <w:b/>
                <w:color w:val="181717"/>
              </w:rPr>
              <w:t>A.10.1 Cryptographic controls</w:t>
            </w:r>
          </w:p>
        </w:tc>
      </w:tr>
      <w:tr w:rsidR="00273F27" w14:paraId="291A3C90"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08686C95" w14:textId="77777777" w:rsidR="00273F27" w:rsidRDefault="00EF0474">
            <w:r>
              <w:rPr>
                <w:rFonts w:ascii="Cambria" w:eastAsia="Cambria" w:hAnsi="Cambria" w:cs="Cambria"/>
                <w:color w:val="181717"/>
              </w:rPr>
              <w:t>Objective: To ensure proper and effective use of cryptography to protect the confidentiality, authenticity and/or integrity of information.</w:t>
            </w:r>
          </w:p>
        </w:tc>
      </w:tr>
      <w:tr w:rsidR="00273F27" w14:paraId="5B691821"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E922F22" w14:textId="77777777" w:rsidR="00273F27" w:rsidRDefault="00EF0474">
            <w:r>
              <w:rPr>
                <w:rFonts w:ascii="Cambria" w:eastAsia="Cambria" w:hAnsi="Cambria" w:cs="Cambria"/>
                <w:color w:val="181717"/>
              </w:rPr>
              <w:t>A.10.1.1</w:t>
            </w:r>
          </w:p>
        </w:tc>
        <w:tc>
          <w:tcPr>
            <w:tcW w:w="2290" w:type="dxa"/>
            <w:tcBorders>
              <w:top w:val="single" w:sz="4" w:space="0" w:color="181717"/>
              <w:left w:val="single" w:sz="4" w:space="0" w:color="181717"/>
              <w:bottom w:val="single" w:sz="4" w:space="0" w:color="181717"/>
              <w:right w:val="single" w:sz="4" w:space="0" w:color="181717"/>
            </w:tcBorders>
            <w:vAlign w:val="center"/>
          </w:tcPr>
          <w:p w14:paraId="79272ED9" w14:textId="77777777" w:rsidR="00273F27" w:rsidRDefault="00EF0474">
            <w:r>
              <w:rPr>
                <w:rFonts w:ascii="Cambria" w:eastAsia="Cambria" w:hAnsi="Cambria" w:cs="Cambria"/>
                <w:color w:val="181717"/>
              </w:rPr>
              <w:t>Policy on the use of cryptographic controls</w:t>
            </w:r>
          </w:p>
        </w:tc>
        <w:tc>
          <w:tcPr>
            <w:tcW w:w="6485" w:type="dxa"/>
            <w:tcBorders>
              <w:top w:val="single" w:sz="4" w:space="0" w:color="181717"/>
              <w:left w:val="single" w:sz="4" w:space="0" w:color="181717"/>
              <w:bottom w:val="single" w:sz="4" w:space="0" w:color="181717"/>
              <w:right w:val="single" w:sz="8" w:space="0" w:color="181717"/>
            </w:tcBorders>
          </w:tcPr>
          <w:p w14:paraId="6F3D32A4" w14:textId="77777777" w:rsidR="00273F27" w:rsidRDefault="00EF0474">
            <w:pPr>
              <w:spacing w:after="75"/>
            </w:pPr>
            <w:r>
              <w:rPr>
                <w:rFonts w:ascii="Cambria" w:eastAsia="Cambria" w:hAnsi="Cambria" w:cs="Cambria"/>
                <w:i/>
                <w:color w:val="181717"/>
              </w:rPr>
              <w:t>Control</w:t>
            </w:r>
          </w:p>
          <w:p w14:paraId="19CCA881" w14:textId="77777777" w:rsidR="00273F27" w:rsidRDefault="00EF0474">
            <w:r>
              <w:rPr>
                <w:rFonts w:ascii="Cambria" w:eastAsia="Cambria" w:hAnsi="Cambria" w:cs="Cambria"/>
                <w:color w:val="181717"/>
              </w:rPr>
              <w:t>A policy on the use of cryptographic controls for protection of information shall be developed and implemented.</w:t>
            </w:r>
          </w:p>
        </w:tc>
      </w:tr>
      <w:tr w:rsidR="00273F27" w14:paraId="414D27D1"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9CF9DD3" w14:textId="77777777" w:rsidR="00273F27" w:rsidRDefault="00EF0474">
            <w:r>
              <w:rPr>
                <w:rFonts w:ascii="Cambria" w:eastAsia="Cambria" w:hAnsi="Cambria" w:cs="Cambria"/>
                <w:color w:val="181717"/>
              </w:rPr>
              <w:t>A.10.1.2</w:t>
            </w:r>
          </w:p>
        </w:tc>
        <w:tc>
          <w:tcPr>
            <w:tcW w:w="2290" w:type="dxa"/>
            <w:tcBorders>
              <w:top w:val="single" w:sz="4" w:space="0" w:color="181717"/>
              <w:left w:val="single" w:sz="4" w:space="0" w:color="181717"/>
              <w:bottom w:val="single" w:sz="4" w:space="0" w:color="181717"/>
              <w:right w:val="single" w:sz="4" w:space="0" w:color="181717"/>
            </w:tcBorders>
            <w:vAlign w:val="center"/>
          </w:tcPr>
          <w:p w14:paraId="5CE6A0CF" w14:textId="77777777" w:rsidR="00273F27" w:rsidRDefault="00EF0474">
            <w:r>
              <w:rPr>
                <w:rFonts w:ascii="Cambria" w:eastAsia="Cambria" w:hAnsi="Cambria" w:cs="Cambria"/>
                <w:color w:val="181717"/>
              </w:rPr>
              <w:t>Key management</w:t>
            </w:r>
          </w:p>
        </w:tc>
        <w:tc>
          <w:tcPr>
            <w:tcW w:w="6485" w:type="dxa"/>
            <w:tcBorders>
              <w:top w:val="single" w:sz="4" w:space="0" w:color="181717"/>
              <w:left w:val="single" w:sz="4" w:space="0" w:color="181717"/>
              <w:bottom w:val="single" w:sz="4" w:space="0" w:color="181717"/>
              <w:right w:val="single" w:sz="8" w:space="0" w:color="181717"/>
            </w:tcBorders>
          </w:tcPr>
          <w:p w14:paraId="16B41A64" w14:textId="77777777" w:rsidR="00273F27" w:rsidRDefault="00EF0474">
            <w:pPr>
              <w:spacing w:after="75"/>
            </w:pPr>
            <w:r>
              <w:rPr>
                <w:rFonts w:ascii="Cambria" w:eastAsia="Cambria" w:hAnsi="Cambria" w:cs="Cambria"/>
                <w:i/>
                <w:color w:val="181717"/>
              </w:rPr>
              <w:t>Control</w:t>
            </w:r>
          </w:p>
          <w:p w14:paraId="1665251B" w14:textId="77777777" w:rsidR="00273F27" w:rsidRDefault="00EF0474">
            <w:r>
              <w:rPr>
                <w:rFonts w:ascii="Cambria" w:eastAsia="Cambria" w:hAnsi="Cambria" w:cs="Cambria"/>
                <w:color w:val="181717"/>
              </w:rPr>
              <w:t>A policy on the use, protection and lifetime of cryptographic keys shall be developed and implemented through their whole lifecycle.</w:t>
            </w:r>
          </w:p>
        </w:tc>
      </w:tr>
      <w:tr w:rsidR="00273F27" w14:paraId="5E779D8B"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7FD60CE" w14:textId="77777777" w:rsidR="00273F27" w:rsidRDefault="00EF0474">
            <w:pPr>
              <w:tabs>
                <w:tab w:val="center" w:pos="226"/>
                <w:tab w:val="center" w:pos="2619"/>
              </w:tabs>
            </w:pPr>
            <w:r>
              <w:tab/>
            </w:r>
            <w:r>
              <w:rPr>
                <w:rFonts w:ascii="Cambria" w:eastAsia="Cambria" w:hAnsi="Cambria" w:cs="Cambria"/>
                <w:b/>
                <w:color w:val="181717"/>
              </w:rPr>
              <w:t xml:space="preserve">A.11 </w:t>
            </w:r>
            <w:r>
              <w:rPr>
                <w:rFonts w:ascii="Cambria" w:eastAsia="Cambria" w:hAnsi="Cambria" w:cs="Cambria"/>
                <w:b/>
                <w:color w:val="181717"/>
              </w:rPr>
              <w:tab/>
              <w:t xml:space="preserve"> Physical and environmental security</w:t>
            </w:r>
          </w:p>
        </w:tc>
      </w:tr>
      <w:tr w:rsidR="00273F27" w14:paraId="1767089A"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DE3CE1D" w14:textId="77777777" w:rsidR="00273F27" w:rsidRDefault="00EF0474">
            <w:r>
              <w:rPr>
                <w:rFonts w:ascii="Cambria" w:eastAsia="Cambria" w:hAnsi="Cambria" w:cs="Cambria"/>
                <w:b/>
                <w:color w:val="181717"/>
              </w:rPr>
              <w:t>A.11.1 Secure areas</w:t>
            </w:r>
          </w:p>
        </w:tc>
      </w:tr>
      <w:tr w:rsidR="00273F27" w14:paraId="315C3DEC"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66C1BC28" w14:textId="77777777" w:rsidR="00273F27" w:rsidRDefault="00EF0474">
            <w:r>
              <w:rPr>
                <w:rFonts w:ascii="Cambria" w:eastAsia="Cambria" w:hAnsi="Cambria" w:cs="Cambria"/>
                <w:color w:val="181717"/>
              </w:rPr>
              <w:t>Objective: To prevent unauthorized physical access, damage and interference to the organization’s information and information processing facilities.</w:t>
            </w:r>
          </w:p>
        </w:tc>
      </w:tr>
      <w:tr w:rsidR="00273F27" w14:paraId="022B63ED"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AC05616" w14:textId="77777777" w:rsidR="00273F27" w:rsidRDefault="00EF0474">
            <w:r>
              <w:rPr>
                <w:rFonts w:ascii="Cambria" w:eastAsia="Cambria" w:hAnsi="Cambria" w:cs="Cambria"/>
                <w:color w:val="181717"/>
              </w:rPr>
              <w:t>A.11.1.1</w:t>
            </w:r>
          </w:p>
        </w:tc>
        <w:tc>
          <w:tcPr>
            <w:tcW w:w="2290" w:type="dxa"/>
            <w:tcBorders>
              <w:top w:val="single" w:sz="4" w:space="0" w:color="181717"/>
              <w:left w:val="single" w:sz="4" w:space="0" w:color="181717"/>
              <w:bottom w:val="single" w:sz="4" w:space="0" w:color="181717"/>
              <w:right w:val="single" w:sz="4" w:space="0" w:color="181717"/>
            </w:tcBorders>
            <w:vAlign w:val="center"/>
          </w:tcPr>
          <w:p w14:paraId="7FB34B2D" w14:textId="77777777" w:rsidR="00273F27" w:rsidRDefault="00EF0474">
            <w:r>
              <w:rPr>
                <w:rFonts w:ascii="Cambria" w:eastAsia="Cambria" w:hAnsi="Cambria" w:cs="Cambria"/>
                <w:color w:val="181717"/>
              </w:rPr>
              <w:t>Physical security perimeter</w:t>
            </w:r>
          </w:p>
        </w:tc>
        <w:tc>
          <w:tcPr>
            <w:tcW w:w="6485" w:type="dxa"/>
            <w:tcBorders>
              <w:top w:val="single" w:sz="4" w:space="0" w:color="181717"/>
              <w:left w:val="single" w:sz="4" w:space="0" w:color="181717"/>
              <w:bottom w:val="single" w:sz="4" w:space="0" w:color="181717"/>
              <w:right w:val="single" w:sz="8" w:space="0" w:color="181717"/>
            </w:tcBorders>
          </w:tcPr>
          <w:p w14:paraId="1C57FE9A" w14:textId="77777777" w:rsidR="00273F27" w:rsidRDefault="00EF0474">
            <w:pPr>
              <w:spacing w:after="75"/>
            </w:pPr>
            <w:r>
              <w:rPr>
                <w:rFonts w:ascii="Cambria" w:eastAsia="Cambria" w:hAnsi="Cambria" w:cs="Cambria"/>
                <w:i/>
                <w:color w:val="181717"/>
              </w:rPr>
              <w:t>Control</w:t>
            </w:r>
          </w:p>
          <w:p w14:paraId="76CF1A28" w14:textId="77777777" w:rsidR="00273F27" w:rsidRDefault="00EF0474">
            <w:r>
              <w:rPr>
                <w:rFonts w:ascii="Cambria" w:eastAsia="Cambria" w:hAnsi="Cambria" w:cs="Cambria"/>
                <w:color w:val="181717"/>
              </w:rPr>
              <w:t>Security perimeters shall be defined and used to protect areas that contain either sensitive or critical information and information processing facilities.</w:t>
            </w:r>
          </w:p>
        </w:tc>
      </w:tr>
      <w:tr w:rsidR="00273F27" w14:paraId="0447AE7D"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55A52415" w14:textId="77777777" w:rsidR="00273F27" w:rsidRDefault="00EF0474">
            <w:r>
              <w:rPr>
                <w:rFonts w:ascii="Cambria" w:eastAsia="Cambria" w:hAnsi="Cambria" w:cs="Cambria"/>
                <w:color w:val="181717"/>
              </w:rPr>
              <w:t>A.11.1.2</w:t>
            </w:r>
          </w:p>
        </w:tc>
        <w:tc>
          <w:tcPr>
            <w:tcW w:w="2290" w:type="dxa"/>
            <w:tcBorders>
              <w:top w:val="single" w:sz="4" w:space="0" w:color="181717"/>
              <w:left w:val="single" w:sz="4" w:space="0" w:color="181717"/>
              <w:bottom w:val="single" w:sz="4" w:space="0" w:color="181717"/>
              <w:right w:val="single" w:sz="4" w:space="0" w:color="181717"/>
            </w:tcBorders>
            <w:vAlign w:val="center"/>
          </w:tcPr>
          <w:p w14:paraId="3B66212F" w14:textId="77777777" w:rsidR="00273F27" w:rsidRDefault="00EF0474">
            <w:pPr>
              <w:jc w:val="both"/>
            </w:pPr>
            <w:r>
              <w:rPr>
                <w:rFonts w:ascii="Cambria" w:eastAsia="Cambria" w:hAnsi="Cambria" w:cs="Cambria"/>
                <w:color w:val="181717"/>
              </w:rPr>
              <w:t>Physical entry controls</w:t>
            </w:r>
          </w:p>
        </w:tc>
        <w:tc>
          <w:tcPr>
            <w:tcW w:w="6485" w:type="dxa"/>
            <w:tcBorders>
              <w:top w:val="single" w:sz="4" w:space="0" w:color="181717"/>
              <w:left w:val="single" w:sz="4" w:space="0" w:color="181717"/>
              <w:bottom w:val="single" w:sz="4" w:space="0" w:color="181717"/>
              <w:right w:val="single" w:sz="8" w:space="0" w:color="181717"/>
            </w:tcBorders>
          </w:tcPr>
          <w:p w14:paraId="5813D39A" w14:textId="77777777" w:rsidR="00273F27" w:rsidRDefault="00EF0474">
            <w:pPr>
              <w:spacing w:after="75"/>
            </w:pPr>
            <w:r>
              <w:rPr>
                <w:rFonts w:ascii="Cambria" w:eastAsia="Cambria" w:hAnsi="Cambria" w:cs="Cambria"/>
                <w:i/>
                <w:color w:val="181717"/>
              </w:rPr>
              <w:t>Control</w:t>
            </w:r>
          </w:p>
          <w:p w14:paraId="0BA99862" w14:textId="77777777" w:rsidR="00273F27" w:rsidRDefault="00EF0474">
            <w:r>
              <w:rPr>
                <w:rFonts w:ascii="Cambria" w:eastAsia="Cambria" w:hAnsi="Cambria" w:cs="Cambria"/>
                <w:color w:val="181717"/>
              </w:rPr>
              <w:t>Secure areas shall be protected by appropriate entry controls to ensure that only authorized personnel are allowed access.</w:t>
            </w:r>
          </w:p>
        </w:tc>
      </w:tr>
      <w:tr w:rsidR="00273F27" w14:paraId="2496E771"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CFD9E71" w14:textId="77777777" w:rsidR="00273F27" w:rsidRDefault="00EF0474">
            <w:r>
              <w:rPr>
                <w:rFonts w:ascii="Cambria" w:eastAsia="Cambria" w:hAnsi="Cambria" w:cs="Cambria"/>
                <w:color w:val="181717"/>
              </w:rPr>
              <w:t>A.11.1.3</w:t>
            </w:r>
          </w:p>
        </w:tc>
        <w:tc>
          <w:tcPr>
            <w:tcW w:w="2290" w:type="dxa"/>
            <w:tcBorders>
              <w:top w:val="single" w:sz="4" w:space="0" w:color="181717"/>
              <w:left w:val="single" w:sz="4" w:space="0" w:color="181717"/>
              <w:bottom w:val="single" w:sz="4" w:space="0" w:color="181717"/>
              <w:right w:val="single" w:sz="4" w:space="0" w:color="181717"/>
            </w:tcBorders>
            <w:vAlign w:val="center"/>
          </w:tcPr>
          <w:p w14:paraId="38B43542" w14:textId="77777777" w:rsidR="00273F27" w:rsidRDefault="00EF0474">
            <w:r>
              <w:rPr>
                <w:rFonts w:ascii="Cambria" w:eastAsia="Cambria" w:hAnsi="Cambria" w:cs="Cambria"/>
                <w:color w:val="181717"/>
              </w:rPr>
              <w:t>Securing offices, rooms and facilities</w:t>
            </w:r>
          </w:p>
        </w:tc>
        <w:tc>
          <w:tcPr>
            <w:tcW w:w="6485" w:type="dxa"/>
            <w:tcBorders>
              <w:top w:val="single" w:sz="4" w:space="0" w:color="181717"/>
              <w:left w:val="single" w:sz="4" w:space="0" w:color="181717"/>
              <w:bottom w:val="single" w:sz="4" w:space="0" w:color="181717"/>
              <w:right w:val="single" w:sz="8" w:space="0" w:color="181717"/>
            </w:tcBorders>
          </w:tcPr>
          <w:p w14:paraId="746C0781" w14:textId="77777777" w:rsidR="00273F27" w:rsidRDefault="00EF0474">
            <w:pPr>
              <w:spacing w:after="75"/>
            </w:pPr>
            <w:r>
              <w:rPr>
                <w:rFonts w:ascii="Cambria" w:eastAsia="Cambria" w:hAnsi="Cambria" w:cs="Cambria"/>
                <w:i/>
                <w:color w:val="181717"/>
              </w:rPr>
              <w:t>Control</w:t>
            </w:r>
          </w:p>
          <w:p w14:paraId="6F68DA98" w14:textId="77777777" w:rsidR="00273F27" w:rsidRDefault="00EF0474">
            <w:r>
              <w:rPr>
                <w:rFonts w:ascii="Cambria" w:eastAsia="Cambria" w:hAnsi="Cambria" w:cs="Cambria"/>
                <w:color w:val="181717"/>
              </w:rPr>
              <w:t>Physical security for offices, rooms and facilities shall be designed and applied.</w:t>
            </w:r>
          </w:p>
        </w:tc>
      </w:tr>
      <w:tr w:rsidR="00273F27" w14:paraId="36764BD0"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C399505" w14:textId="77777777" w:rsidR="00273F27" w:rsidRDefault="00EF0474">
            <w:r>
              <w:rPr>
                <w:rFonts w:ascii="Cambria" w:eastAsia="Cambria" w:hAnsi="Cambria" w:cs="Cambria"/>
                <w:color w:val="181717"/>
              </w:rPr>
              <w:t>A.11.1.4</w:t>
            </w:r>
          </w:p>
        </w:tc>
        <w:tc>
          <w:tcPr>
            <w:tcW w:w="2290" w:type="dxa"/>
            <w:tcBorders>
              <w:top w:val="single" w:sz="4" w:space="0" w:color="181717"/>
              <w:left w:val="single" w:sz="4" w:space="0" w:color="181717"/>
              <w:bottom w:val="single" w:sz="4" w:space="0" w:color="181717"/>
              <w:right w:val="single" w:sz="4" w:space="0" w:color="181717"/>
            </w:tcBorders>
          </w:tcPr>
          <w:p w14:paraId="5816B8C8" w14:textId="77777777" w:rsidR="00273F27" w:rsidRDefault="00EF0474">
            <w:r>
              <w:rPr>
                <w:rFonts w:ascii="Cambria" w:eastAsia="Cambria" w:hAnsi="Cambria" w:cs="Cambria"/>
                <w:color w:val="181717"/>
              </w:rPr>
              <w:t>Protecting against external and environmental threats</w:t>
            </w:r>
          </w:p>
        </w:tc>
        <w:tc>
          <w:tcPr>
            <w:tcW w:w="6485" w:type="dxa"/>
            <w:tcBorders>
              <w:top w:val="single" w:sz="4" w:space="0" w:color="181717"/>
              <w:left w:val="single" w:sz="4" w:space="0" w:color="181717"/>
              <w:bottom w:val="single" w:sz="4" w:space="0" w:color="181717"/>
              <w:right w:val="single" w:sz="8" w:space="0" w:color="181717"/>
            </w:tcBorders>
          </w:tcPr>
          <w:p w14:paraId="7ABBB3EF" w14:textId="77777777" w:rsidR="00273F27" w:rsidRDefault="00EF0474">
            <w:pPr>
              <w:spacing w:after="75"/>
            </w:pPr>
            <w:r>
              <w:rPr>
                <w:rFonts w:ascii="Cambria" w:eastAsia="Cambria" w:hAnsi="Cambria" w:cs="Cambria"/>
                <w:i/>
                <w:color w:val="181717"/>
              </w:rPr>
              <w:t>Control</w:t>
            </w:r>
          </w:p>
          <w:p w14:paraId="0DF2CB84" w14:textId="77777777" w:rsidR="00273F27" w:rsidRDefault="00EF0474">
            <w:r>
              <w:rPr>
                <w:rFonts w:ascii="Cambria" w:eastAsia="Cambria" w:hAnsi="Cambria" w:cs="Cambria"/>
                <w:color w:val="181717"/>
              </w:rPr>
              <w:t>Physical protection against natural disasters, malicious attack or accidents shall be designed and applied.</w:t>
            </w:r>
          </w:p>
        </w:tc>
      </w:tr>
      <w:tr w:rsidR="00273F27" w14:paraId="4B6FE106"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734741A0" w14:textId="77777777" w:rsidR="00273F27" w:rsidRDefault="00EF0474">
            <w:r>
              <w:rPr>
                <w:rFonts w:ascii="Cambria" w:eastAsia="Cambria" w:hAnsi="Cambria" w:cs="Cambria"/>
                <w:color w:val="181717"/>
              </w:rPr>
              <w:lastRenderedPageBreak/>
              <w:t>A.11.1.5</w:t>
            </w:r>
          </w:p>
        </w:tc>
        <w:tc>
          <w:tcPr>
            <w:tcW w:w="2290" w:type="dxa"/>
            <w:tcBorders>
              <w:top w:val="single" w:sz="4" w:space="0" w:color="181717"/>
              <w:left w:val="single" w:sz="4" w:space="0" w:color="181717"/>
              <w:bottom w:val="single" w:sz="4" w:space="0" w:color="181717"/>
              <w:right w:val="single" w:sz="4" w:space="0" w:color="181717"/>
            </w:tcBorders>
            <w:vAlign w:val="center"/>
          </w:tcPr>
          <w:p w14:paraId="0FAD99E1" w14:textId="77777777" w:rsidR="00273F27" w:rsidRDefault="00EF0474">
            <w:r>
              <w:rPr>
                <w:rFonts w:ascii="Cambria" w:eastAsia="Cambria" w:hAnsi="Cambria" w:cs="Cambria"/>
                <w:color w:val="181717"/>
              </w:rPr>
              <w:t>Working in secure areas</w:t>
            </w:r>
          </w:p>
        </w:tc>
        <w:tc>
          <w:tcPr>
            <w:tcW w:w="6485" w:type="dxa"/>
            <w:tcBorders>
              <w:top w:val="single" w:sz="4" w:space="0" w:color="181717"/>
              <w:left w:val="single" w:sz="4" w:space="0" w:color="181717"/>
              <w:bottom w:val="single" w:sz="4" w:space="0" w:color="181717"/>
              <w:right w:val="single" w:sz="8" w:space="0" w:color="181717"/>
            </w:tcBorders>
          </w:tcPr>
          <w:p w14:paraId="11F4FEDE" w14:textId="77777777" w:rsidR="00273F27" w:rsidRDefault="00EF0474">
            <w:pPr>
              <w:spacing w:after="75"/>
            </w:pPr>
            <w:r>
              <w:rPr>
                <w:rFonts w:ascii="Cambria" w:eastAsia="Cambria" w:hAnsi="Cambria" w:cs="Cambria"/>
                <w:i/>
                <w:color w:val="181717"/>
              </w:rPr>
              <w:t>Control</w:t>
            </w:r>
          </w:p>
          <w:p w14:paraId="7EE251FA" w14:textId="77777777" w:rsidR="00273F27" w:rsidRDefault="00EF0474">
            <w:r>
              <w:rPr>
                <w:rFonts w:ascii="Cambria" w:eastAsia="Cambria" w:hAnsi="Cambria" w:cs="Cambria"/>
                <w:color w:val="181717"/>
              </w:rPr>
              <w:t>Procedures for working in secure areas shall be designed and applied.</w:t>
            </w:r>
          </w:p>
        </w:tc>
      </w:tr>
      <w:tr w:rsidR="00273F27" w14:paraId="1820D9AC"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1E18911A" w14:textId="77777777" w:rsidR="00273F27" w:rsidRDefault="00EF0474">
            <w:r>
              <w:rPr>
                <w:rFonts w:ascii="Cambria" w:eastAsia="Cambria" w:hAnsi="Cambria" w:cs="Cambria"/>
                <w:color w:val="181717"/>
              </w:rPr>
              <w:t>A.11.1.6</w:t>
            </w:r>
          </w:p>
        </w:tc>
        <w:tc>
          <w:tcPr>
            <w:tcW w:w="2290" w:type="dxa"/>
            <w:tcBorders>
              <w:top w:val="single" w:sz="4" w:space="0" w:color="181717"/>
              <w:left w:val="single" w:sz="4" w:space="0" w:color="181717"/>
              <w:bottom w:val="single" w:sz="4" w:space="0" w:color="181717"/>
              <w:right w:val="single" w:sz="4" w:space="0" w:color="181717"/>
            </w:tcBorders>
            <w:vAlign w:val="center"/>
          </w:tcPr>
          <w:p w14:paraId="2F8357D5" w14:textId="77777777" w:rsidR="00273F27" w:rsidRDefault="00EF0474">
            <w:r>
              <w:rPr>
                <w:rFonts w:ascii="Cambria" w:eastAsia="Cambria" w:hAnsi="Cambria" w:cs="Cambria"/>
                <w:color w:val="181717"/>
              </w:rPr>
              <w:t>Delivery and loading areas</w:t>
            </w:r>
          </w:p>
        </w:tc>
        <w:tc>
          <w:tcPr>
            <w:tcW w:w="6485" w:type="dxa"/>
            <w:tcBorders>
              <w:top w:val="single" w:sz="4" w:space="0" w:color="181717"/>
              <w:left w:val="single" w:sz="4" w:space="0" w:color="181717"/>
              <w:bottom w:val="single" w:sz="4" w:space="0" w:color="181717"/>
              <w:right w:val="single" w:sz="8" w:space="0" w:color="181717"/>
            </w:tcBorders>
          </w:tcPr>
          <w:p w14:paraId="5CCD417F" w14:textId="77777777" w:rsidR="00273F27" w:rsidRDefault="00EF0474">
            <w:pPr>
              <w:spacing w:after="75"/>
            </w:pPr>
            <w:r>
              <w:rPr>
                <w:rFonts w:ascii="Cambria" w:eastAsia="Cambria" w:hAnsi="Cambria" w:cs="Cambria"/>
                <w:i/>
                <w:color w:val="181717"/>
              </w:rPr>
              <w:t>Control</w:t>
            </w:r>
          </w:p>
          <w:p w14:paraId="49568B0A" w14:textId="77777777" w:rsidR="00273F27" w:rsidRDefault="00EF0474">
            <w:r>
              <w:rPr>
                <w:rFonts w:ascii="Cambria" w:eastAsia="Cambria" w:hAnsi="Cambria" w:cs="Cambria"/>
                <w:color w:val="181717"/>
              </w:rPr>
              <w:t>Access points such as delivery and loading areas and other points where unauthorized persons could enter the premises shall be controlled and, if possible, isolated from information processing facilities to avoid unauthorized access.</w:t>
            </w:r>
          </w:p>
        </w:tc>
      </w:tr>
    </w:tbl>
    <w:p w14:paraId="3F4B698F" w14:textId="59BECEBF" w:rsidR="00273F27" w:rsidRDefault="00EF0474">
      <w:pPr>
        <w:spacing w:after="0"/>
        <w:ind w:left="-156" w:right="176"/>
      </w:pPr>
      <w:r>
        <w:rPr>
          <w:noProof/>
        </w:rPr>
        <mc:AlternateContent>
          <mc:Choice Requires="wpg">
            <w:drawing>
              <wp:anchor distT="0" distB="0" distL="114300" distR="114300" simplePos="0" relativeHeight="251658241" behindDoc="0" locked="0" layoutInCell="1" allowOverlap="1" wp14:anchorId="2B5B5390" wp14:editId="0772C6A1">
                <wp:simplePos x="0" y="0"/>
                <wp:positionH relativeFrom="page">
                  <wp:posOffset>99314</wp:posOffset>
                </wp:positionH>
                <wp:positionV relativeFrom="page">
                  <wp:posOffset>3331972</wp:posOffset>
                </wp:positionV>
                <wp:extent cx="117475" cy="4051936"/>
                <wp:effectExtent l="0" t="0" r="0" b="0"/>
                <wp:wrapTopAndBottom/>
                <wp:docPr id="91384" name="Group 91384"/>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0159" name="Rectangle 10159"/>
                        <wps:cNvSpPr/>
                        <wps:spPr>
                          <a:xfrm rot="-5399999">
                            <a:off x="-2616415" y="1279278"/>
                            <a:ext cx="5389075" cy="156242"/>
                          </a:xfrm>
                          <a:prstGeom prst="rect">
                            <a:avLst/>
                          </a:prstGeom>
                          <a:ln>
                            <a:noFill/>
                          </a:ln>
                        </wps:spPr>
                        <wps:txbx>
                          <w:txbxContent>
                            <w:p w14:paraId="27C0EABB" w14:textId="77777777" w:rsidR="00273F27" w:rsidRDefault="00EF0474">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2B5B5390" id="Group 91384" o:spid="_x0000_s1028" style="position:absolute;left:0;text-align:left;margin-left:7.8pt;margin-top:262.35pt;width:9.25pt;height:319.05pt;z-index:251658241;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">
                <v:rect id="Rectangle 10159" o:spid="_x0000_s1029"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" filled="f" stroked="f">
                  <v:textbox inset="0,0,0,0">
                    <w:txbxContent>
                      <w:p w14:paraId="27C0EABB" w14:textId="77777777" w:rsidR="00273F27" w:rsidRDefault="00EF0474">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p>
    <w:tbl>
      <w:tblPr>
        <w:tblStyle w:val="TableGrid"/>
        <w:tblpPr w:vertAnchor="text" w:tblpX="1261" w:tblpY="143"/>
        <w:tblOverlap w:val="never"/>
        <w:tblW w:w="9751" w:type="dxa"/>
        <w:tblInd w:w="0" w:type="dxa"/>
        <w:tblCellMar>
          <w:top w:w="84" w:type="dxa"/>
          <w:left w:w="45" w:type="dxa"/>
          <w:right w:w="15" w:type="dxa"/>
        </w:tblCellMar>
        <w:tblLook w:val="04A0" w:firstRow="1" w:lastRow="0" w:firstColumn="1" w:lastColumn="0" w:noHBand="0" w:noVBand="1"/>
      </w:tblPr>
      <w:tblGrid>
        <w:gridCol w:w="977"/>
        <w:gridCol w:w="2290"/>
        <w:gridCol w:w="6484"/>
      </w:tblGrid>
      <w:tr w:rsidR="00273F27" w14:paraId="4470013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B1D7721" w14:textId="77777777" w:rsidR="00273F27" w:rsidRDefault="00EF0474">
            <w:r>
              <w:rPr>
                <w:rFonts w:ascii="Cambria" w:eastAsia="Cambria" w:hAnsi="Cambria" w:cs="Cambria"/>
                <w:b/>
                <w:color w:val="181717"/>
              </w:rPr>
              <w:t>A.11.2 Equipment</w:t>
            </w:r>
          </w:p>
        </w:tc>
      </w:tr>
      <w:tr w:rsidR="00273F27" w14:paraId="345F6787"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17EB2E64" w14:textId="77777777" w:rsidR="00273F27" w:rsidRDefault="00EF0474">
            <w:r>
              <w:rPr>
                <w:rFonts w:ascii="Cambria" w:eastAsia="Cambria" w:hAnsi="Cambria" w:cs="Cambria"/>
                <w:color w:val="181717"/>
              </w:rPr>
              <w:t>Objective: To prevent loss, damage, theft or compromise of assets and interruption to the organization’s operations.</w:t>
            </w:r>
          </w:p>
        </w:tc>
      </w:tr>
      <w:tr w:rsidR="00273F27" w14:paraId="69A47F90"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B137E88" w14:textId="77777777" w:rsidR="00273F27" w:rsidRDefault="00EF0474">
            <w:r>
              <w:rPr>
                <w:rFonts w:ascii="Cambria" w:eastAsia="Cambria" w:hAnsi="Cambria" w:cs="Cambria"/>
                <w:color w:val="181717"/>
              </w:rPr>
              <w:t>A.11.2.1</w:t>
            </w:r>
          </w:p>
        </w:tc>
        <w:tc>
          <w:tcPr>
            <w:tcW w:w="2290" w:type="dxa"/>
            <w:tcBorders>
              <w:top w:val="single" w:sz="4" w:space="0" w:color="181717"/>
              <w:left w:val="single" w:sz="4" w:space="0" w:color="181717"/>
              <w:bottom w:val="single" w:sz="4" w:space="0" w:color="181717"/>
              <w:right w:val="single" w:sz="4" w:space="0" w:color="181717"/>
            </w:tcBorders>
            <w:vAlign w:val="center"/>
          </w:tcPr>
          <w:p w14:paraId="45EA151A" w14:textId="77777777" w:rsidR="00273F27" w:rsidRDefault="00EF0474">
            <w:r>
              <w:rPr>
                <w:rFonts w:ascii="Cambria" w:eastAsia="Cambria" w:hAnsi="Cambria" w:cs="Cambria"/>
                <w:color w:val="181717"/>
              </w:rPr>
              <w:t>Equipment siting and protection</w:t>
            </w:r>
          </w:p>
        </w:tc>
        <w:tc>
          <w:tcPr>
            <w:tcW w:w="6485" w:type="dxa"/>
            <w:tcBorders>
              <w:top w:val="single" w:sz="4" w:space="0" w:color="181717"/>
              <w:left w:val="single" w:sz="4" w:space="0" w:color="181717"/>
              <w:bottom w:val="single" w:sz="4" w:space="0" w:color="181717"/>
              <w:right w:val="single" w:sz="8" w:space="0" w:color="181717"/>
            </w:tcBorders>
          </w:tcPr>
          <w:p w14:paraId="40385D4A" w14:textId="77777777" w:rsidR="00273F27" w:rsidRDefault="00EF0474">
            <w:pPr>
              <w:spacing w:after="75"/>
            </w:pPr>
            <w:r>
              <w:rPr>
                <w:rFonts w:ascii="Cambria" w:eastAsia="Cambria" w:hAnsi="Cambria" w:cs="Cambria"/>
                <w:i/>
                <w:color w:val="181717"/>
              </w:rPr>
              <w:t>Control</w:t>
            </w:r>
          </w:p>
          <w:p w14:paraId="4D5FA75D" w14:textId="77777777" w:rsidR="00273F27" w:rsidRDefault="00EF0474">
            <w:r>
              <w:rPr>
                <w:rFonts w:ascii="Cambria" w:eastAsia="Cambria" w:hAnsi="Cambria" w:cs="Cambria"/>
                <w:color w:val="181717"/>
              </w:rPr>
              <w:t>Equipment shall be sited and protected to reduce the risks from environmental threats and hazards, and opportunities for unauthorized access.</w:t>
            </w:r>
          </w:p>
        </w:tc>
      </w:tr>
      <w:tr w:rsidR="00273F27" w14:paraId="1F539579"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6BE9CEA" w14:textId="77777777" w:rsidR="00273F27" w:rsidRDefault="00EF0474">
            <w:r>
              <w:rPr>
                <w:rFonts w:ascii="Cambria" w:eastAsia="Cambria" w:hAnsi="Cambria" w:cs="Cambria"/>
                <w:color w:val="181717"/>
              </w:rPr>
              <w:t>A.11.2.2</w:t>
            </w:r>
          </w:p>
        </w:tc>
        <w:tc>
          <w:tcPr>
            <w:tcW w:w="2290" w:type="dxa"/>
            <w:tcBorders>
              <w:top w:val="single" w:sz="4" w:space="0" w:color="181717"/>
              <w:left w:val="single" w:sz="4" w:space="0" w:color="181717"/>
              <w:bottom w:val="single" w:sz="4" w:space="0" w:color="181717"/>
              <w:right w:val="single" w:sz="4" w:space="0" w:color="181717"/>
            </w:tcBorders>
            <w:vAlign w:val="center"/>
          </w:tcPr>
          <w:p w14:paraId="3996A289" w14:textId="77777777" w:rsidR="00273F27" w:rsidRDefault="00EF0474">
            <w:r>
              <w:rPr>
                <w:rFonts w:ascii="Cambria" w:eastAsia="Cambria" w:hAnsi="Cambria" w:cs="Cambria"/>
                <w:color w:val="181717"/>
              </w:rPr>
              <w:t>Supporting utilities</w:t>
            </w:r>
          </w:p>
        </w:tc>
        <w:tc>
          <w:tcPr>
            <w:tcW w:w="6485" w:type="dxa"/>
            <w:tcBorders>
              <w:top w:val="single" w:sz="4" w:space="0" w:color="181717"/>
              <w:left w:val="single" w:sz="4" w:space="0" w:color="181717"/>
              <w:bottom w:val="single" w:sz="4" w:space="0" w:color="181717"/>
              <w:right w:val="single" w:sz="8" w:space="0" w:color="181717"/>
            </w:tcBorders>
          </w:tcPr>
          <w:p w14:paraId="62E64054" w14:textId="77777777" w:rsidR="00273F27" w:rsidRDefault="00EF0474">
            <w:pPr>
              <w:spacing w:after="75"/>
            </w:pPr>
            <w:r>
              <w:rPr>
                <w:rFonts w:ascii="Cambria" w:eastAsia="Cambria" w:hAnsi="Cambria" w:cs="Cambria"/>
                <w:i/>
                <w:color w:val="181717"/>
              </w:rPr>
              <w:t>Control</w:t>
            </w:r>
          </w:p>
          <w:p w14:paraId="363EB932" w14:textId="77777777" w:rsidR="00273F27" w:rsidRDefault="00EF0474">
            <w:r>
              <w:rPr>
                <w:rFonts w:ascii="Cambria" w:eastAsia="Cambria" w:hAnsi="Cambria" w:cs="Cambria"/>
                <w:color w:val="181717"/>
              </w:rPr>
              <w:t>Equipment shall be protected from power failures and other disruptions caused by failures in supporting utilities.</w:t>
            </w:r>
          </w:p>
        </w:tc>
      </w:tr>
      <w:tr w:rsidR="00273F27" w14:paraId="4613C35C"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49A026B" w14:textId="77777777" w:rsidR="00273F27" w:rsidRDefault="00EF0474">
            <w:r>
              <w:rPr>
                <w:rFonts w:ascii="Cambria" w:eastAsia="Cambria" w:hAnsi="Cambria" w:cs="Cambria"/>
                <w:color w:val="181717"/>
              </w:rPr>
              <w:t>A.11.2.3</w:t>
            </w:r>
          </w:p>
        </w:tc>
        <w:tc>
          <w:tcPr>
            <w:tcW w:w="2290" w:type="dxa"/>
            <w:tcBorders>
              <w:top w:val="single" w:sz="4" w:space="0" w:color="181717"/>
              <w:left w:val="single" w:sz="4" w:space="0" w:color="181717"/>
              <w:bottom w:val="single" w:sz="4" w:space="0" w:color="181717"/>
              <w:right w:val="single" w:sz="4" w:space="0" w:color="181717"/>
            </w:tcBorders>
            <w:vAlign w:val="center"/>
          </w:tcPr>
          <w:p w14:paraId="035BBD4F" w14:textId="77777777" w:rsidR="00273F27" w:rsidRDefault="00EF0474">
            <w:r>
              <w:rPr>
                <w:rFonts w:ascii="Cambria" w:eastAsia="Cambria" w:hAnsi="Cambria" w:cs="Cambria"/>
                <w:color w:val="181717"/>
              </w:rPr>
              <w:t>Cabling security</w:t>
            </w:r>
          </w:p>
        </w:tc>
        <w:tc>
          <w:tcPr>
            <w:tcW w:w="6485" w:type="dxa"/>
            <w:tcBorders>
              <w:top w:val="single" w:sz="4" w:space="0" w:color="181717"/>
              <w:left w:val="single" w:sz="4" w:space="0" w:color="181717"/>
              <w:bottom w:val="single" w:sz="4" w:space="0" w:color="181717"/>
              <w:right w:val="single" w:sz="8" w:space="0" w:color="181717"/>
            </w:tcBorders>
          </w:tcPr>
          <w:p w14:paraId="717A2B88" w14:textId="77777777" w:rsidR="00273F27" w:rsidRDefault="00EF0474">
            <w:pPr>
              <w:spacing w:after="75"/>
            </w:pPr>
            <w:r>
              <w:rPr>
                <w:rFonts w:ascii="Cambria" w:eastAsia="Cambria" w:hAnsi="Cambria" w:cs="Cambria"/>
                <w:i/>
                <w:color w:val="181717"/>
              </w:rPr>
              <w:t>Control</w:t>
            </w:r>
          </w:p>
          <w:p w14:paraId="76E4E435" w14:textId="77777777" w:rsidR="00273F27" w:rsidRDefault="00EF0474">
            <w:r>
              <w:rPr>
                <w:rFonts w:ascii="Cambria" w:eastAsia="Cambria" w:hAnsi="Cambria" w:cs="Cambria"/>
                <w:color w:val="181717"/>
              </w:rPr>
              <w:t>Power and telecommunications cabling carrying data or supporting information services shall be protected from interception, interference or damage.</w:t>
            </w:r>
          </w:p>
        </w:tc>
      </w:tr>
      <w:tr w:rsidR="00273F27" w14:paraId="2532E80A"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7F3A6EDE" w14:textId="77777777" w:rsidR="00273F27" w:rsidRDefault="00EF0474">
            <w:r>
              <w:rPr>
                <w:rFonts w:ascii="Cambria" w:eastAsia="Cambria" w:hAnsi="Cambria" w:cs="Cambria"/>
                <w:color w:val="181717"/>
              </w:rPr>
              <w:t>A.11.2.4</w:t>
            </w:r>
          </w:p>
        </w:tc>
        <w:tc>
          <w:tcPr>
            <w:tcW w:w="2290" w:type="dxa"/>
            <w:tcBorders>
              <w:top w:val="single" w:sz="4" w:space="0" w:color="181717"/>
              <w:left w:val="single" w:sz="4" w:space="0" w:color="181717"/>
              <w:bottom w:val="single" w:sz="4" w:space="0" w:color="181717"/>
              <w:right w:val="single" w:sz="4" w:space="0" w:color="181717"/>
            </w:tcBorders>
            <w:vAlign w:val="center"/>
          </w:tcPr>
          <w:p w14:paraId="7FBC41AA" w14:textId="77777777" w:rsidR="00273F27" w:rsidRDefault="00EF0474">
            <w:r>
              <w:rPr>
                <w:rFonts w:ascii="Cambria" w:eastAsia="Cambria" w:hAnsi="Cambria" w:cs="Cambria"/>
                <w:color w:val="181717"/>
              </w:rPr>
              <w:t>Equipment maintenance</w:t>
            </w:r>
          </w:p>
        </w:tc>
        <w:tc>
          <w:tcPr>
            <w:tcW w:w="6485" w:type="dxa"/>
            <w:tcBorders>
              <w:top w:val="single" w:sz="4" w:space="0" w:color="181717"/>
              <w:left w:val="single" w:sz="4" w:space="0" w:color="181717"/>
              <w:bottom w:val="single" w:sz="4" w:space="0" w:color="181717"/>
              <w:right w:val="single" w:sz="8" w:space="0" w:color="181717"/>
            </w:tcBorders>
          </w:tcPr>
          <w:p w14:paraId="7430233F" w14:textId="77777777" w:rsidR="00273F27" w:rsidRDefault="00EF0474">
            <w:pPr>
              <w:spacing w:after="75"/>
            </w:pPr>
            <w:r>
              <w:rPr>
                <w:rFonts w:ascii="Cambria" w:eastAsia="Cambria" w:hAnsi="Cambria" w:cs="Cambria"/>
                <w:i/>
                <w:color w:val="181717"/>
              </w:rPr>
              <w:t>Control</w:t>
            </w:r>
          </w:p>
          <w:p w14:paraId="75C517E7" w14:textId="77777777" w:rsidR="00273F27" w:rsidRDefault="00EF0474">
            <w:r>
              <w:rPr>
                <w:rFonts w:ascii="Cambria" w:eastAsia="Cambria" w:hAnsi="Cambria" w:cs="Cambria"/>
                <w:color w:val="181717"/>
              </w:rPr>
              <w:t>Equipment shall be correctly maintained to ensure its continued availability and integrity.</w:t>
            </w:r>
          </w:p>
        </w:tc>
      </w:tr>
      <w:tr w:rsidR="00273F27" w14:paraId="7A217B46"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CFC897F" w14:textId="77777777" w:rsidR="00273F27" w:rsidRDefault="00EF0474">
            <w:r>
              <w:rPr>
                <w:rFonts w:ascii="Cambria" w:eastAsia="Cambria" w:hAnsi="Cambria" w:cs="Cambria"/>
                <w:color w:val="181717"/>
              </w:rPr>
              <w:t>A.11.2.5</w:t>
            </w:r>
          </w:p>
        </w:tc>
        <w:tc>
          <w:tcPr>
            <w:tcW w:w="2290" w:type="dxa"/>
            <w:tcBorders>
              <w:top w:val="single" w:sz="4" w:space="0" w:color="181717"/>
              <w:left w:val="single" w:sz="4" w:space="0" w:color="181717"/>
              <w:bottom w:val="single" w:sz="4" w:space="0" w:color="181717"/>
              <w:right w:val="single" w:sz="4" w:space="0" w:color="181717"/>
            </w:tcBorders>
            <w:vAlign w:val="center"/>
          </w:tcPr>
          <w:p w14:paraId="6F339A03" w14:textId="77777777" w:rsidR="00273F27" w:rsidRDefault="00EF0474">
            <w:r>
              <w:rPr>
                <w:rFonts w:ascii="Cambria" w:eastAsia="Cambria" w:hAnsi="Cambria" w:cs="Cambria"/>
                <w:color w:val="181717"/>
              </w:rPr>
              <w:t>Removal of assets</w:t>
            </w:r>
          </w:p>
        </w:tc>
        <w:tc>
          <w:tcPr>
            <w:tcW w:w="6485" w:type="dxa"/>
            <w:tcBorders>
              <w:top w:val="single" w:sz="4" w:space="0" w:color="181717"/>
              <w:left w:val="single" w:sz="4" w:space="0" w:color="181717"/>
              <w:bottom w:val="single" w:sz="4" w:space="0" w:color="181717"/>
              <w:right w:val="single" w:sz="8" w:space="0" w:color="181717"/>
            </w:tcBorders>
          </w:tcPr>
          <w:p w14:paraId="29A84CDE" w14:textId="77777777" w:rsidR="00273F27" w:rsidRDefault="00EF0474">
            <w:pPr>
              <w:spacing w:after="75"/>
            </w:pPr>
            <w:r>
              <w:rPr>
                <w:rFonts w:ascii="Cambria" w:eastAsia="Cambria" w:hAnsi="Cambria" w:cs="Cambria"/>
                <w:i/>
                <w:color w:val="181717"/>
              </w:rPr>
              <w:t>Control</w:t>
            </w:r>
          </w:p>
          <w:p w14:paraId="3899AA27" w14:textId="77777777" w:rsidR="00273F27" w:rsidRDefault="00EF0474">
            <w:r>
              <w:rPr>
                <w:rFonts w:ascii="Cambria" w:eastAsia="Cambria" w:hAnsi="Cambria" w:cs="Cambria"/>
                <w:color w:val="181717"/>
              </w:rPr>
              <w:t>Equipment, information or software shall not be taken off-site without prior authorization.</w:t>
            </w:r>
          </w:p>
        </w:tc>
      </w:tr>
      <w:tr w:rsidR="00273F27" w14:paraId="3B33E6E0"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718315DA" w14:textId="77777777" w:rsidR="00273F27" w:rsidRDefault="00EF0474">
            <w:r>
              <w:rPr>
                <w:rFonts w:ascii="Cambria" w:eastAsia="Cambria" w:hAnsi="Cambria" w:cs="Cambria"/>
                <w:color w:val="181717"/>
              </w:rPr>
              <w:t>A.11.2.6</w:t>
            </w:r>
          </w:p>
        </w:tc>
        <w:tc>
          <w:tcPr>
            <w:tcW w:w="2290" w:type="dxa"/>
            <w:tcBorders>
              <w:top w:val="single" w:sz="4" w:space="0" w:color="181717"/>
              <w:left w:val="single" w:sz="4" w:space="0" w:color="181717"/>
              <w:bottom w:val="single" w:sz="4" w:space="0" w:color="181717"/>
              <w:right w:val="single" w:sz="4" w:space="0" w:color="181717"/>
            </w:tcBorders>
          </w:tcPr>
          <w:p w14:paraId="4CEA3BEA" w14:textId="77777777" w:rsidR="00273F27" w:rsidRDefault="00EF0474">
            <w:r>
              <w:rPr>
                <w:rFonts w:ascii="Cambria" w:eastAsia="Cambria" w:hAnsi="Cambria" w:cs="Cambria"/>
                <w:color w:val="181717"/>
              </w:rPr>
              <w:t>Security of equipment and assets off-premises</w:t>
            </w:r>
          </w:p>
        </w:tc>
        <w:tc>
          <w:tcPr>
            <w:tcW w:w="6485" w:type="dxa"/>
            <w:tcBorders>
              <w:top w:val="single" w:sz="4" w:space="0" w:color="181717"/>
              <w:left w:val="single" w:sz="4" w:space="0" w:color="181717"/>
              <w:bottom w:val="single" w:sz="4" w:space="0" w:color="181717"/>
              <w:right w:val="single" w:sz="8" w:space="0" w:color="181717"/>
            </w:tcBorders>
          </w:tcPr>
          <w:p w14:paraId="51095341" w14:textId="77777777" w:rsidR="00273F27" w:rsidRDefault="00EF0474">
            <w:pPr>
              <w:spacing w:after="75"/>
            </w:pPr>
            <w:r>
              <w:rPr>
                <w:rFonts w:ascii="Cambria" w:eastAsia="Cambria" w:hAnsi="Cambria" w:cs="Cambria"/>
                <w:i/>
                <w:color w:val="181717"/>
              </w:rPr>
              <w:t>Control</w:t>
            </w:r>
          </w:p>
          <w:p w14:paraId="6DCBB6E2" w14:textId="77777777" w:rsidR="00273F27" w:rsidRDefault="00EF0474">
            <w:r>
              <w:rPr>
                <w:rFonts w:ascii="Cambria" w:eastAsia="Cambria" w:hAnsi="Cambria" w:cs="Cambria"/>
                <w:color w:val="181717"/>
              </w:rPr>
              <w:t xml:space="preserve">Security shall be applied to off-site assets </w:t>
            </w:r>
            <w:proofErr w:type="gramStart"/>
            <w:r>
              <w:rPr>
                <w:rFonts w:ascii="Cambria" w:eastAsia="Cambria" w:hAnsi="Cambria" w:cs="Cambria"/>
                <w:color w:val="181717"/>
              </w:rPr>
              <w:t>taking into account</w:t>
            </w:r>
            <w:proofErr w:type="gramEnd"/>
            <w:r>
              <w:rPr>
                <w:rFonts w:ascii="Cambria" w:eastAsia="Cambria" w:hAnsi="Cambria" w:cs="Cambria"/>
                <w:color w:val="181717"/>
              </w:rPr>
              <w:t xml:space="preserve"> the different risks of working outside the organization’s premises.</w:t>
            </w:r>
          </w:p>
        </w:tc>
      </w:tr>
      <w:tr w:rsidR="00273F27" w14:paraId="492BE97E"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12CF312" w14:textId="77777777" w:rsidR="00273F27" w:rsidRDefault="00EF0474">
            <w:r>
              <w:rPr>
                <w:rFonts w:ascii="Cambria" w:eastAsia="Cambria" w:hAnsi="Cambria" w:cs="Cambria"/>
                <w:color w:val="181717"/>
              </w:rPr>
              <w:t>A.11.2.7</w:t>
            </w:r>
          </w:p>
        </w:tc>
        <w:tc>
          <w:tcPr>
            <w:tcW w:w="2290" w:type="dxa"/>
            <w:tcBorders>
              <w:top w:val="single" w:sz="4" w:space="0" w:color="181717"/>
              <w:left w:val="single" w:sz="4" w:space="0" w:color="181717"/>
              <w:bottom w:val="single" w:sz="4" w:space="0" w:color="181717"/>
              <w:right w:val="single" w:sz="4" w:space="0" w:color="181717"/>
            </w:tcBorders>
            <w:vAlign w:val="center"/>
          </w:tcPr>
          <w:p w14:paraId="4475CF42" w14:textId="77777777" w:rsidR="00273F27" w:rsidRDefault="00EF0474">
            <w:r>
              <w:rPr>
                <w:rFonts w:ascii="Cambria" w:eastAsia="Cambria" w:hAnsi="Cambria" w:cs="Cambria"/>
                <w:color w:val="181717"/>
              </w:rPr>
              <w:t>Secure disposal or reuse of equipment</w:t>
            </w:r>
          </w:p>
        </w:tc>
        <w:tc>
          <w:tcPr>
            <w:tcW w:w="6485" w:type="dxa"/>
            <w:tcBorders>
              <w:top w:val="single" w:sz="4" w:space="0" w:color="181717"/>
              <w:left w:val="single" w:sz="4" w:space="0" w:color="181717"/>
              <w:bottom w:val="single" w:sz="4" w:space="0" w:color="181717"/>
              <w:right w:val="single" w:sz="8" w:space="0" w:color="181717"/>
            </w:tcBorders>
          </w:tcPr>
          <w:p w14:paraId="769CE905" w14:textId="77777777" w:rsidR="00273F27" w:rsidRDefault="00EF0474">
            <w:pPr>
              <w:spacing w:after="75"/>
            </w:pPr>
            <w:r>
              <w:rPr>
                <w:rFonts w:ascii="Cambria" w:eastAsia="Cambria" w:hAnsi="Cambria" w:cs="Cambria"/>
                <w:i/>
                <w:color w:val="181717"/>
              </w:rPr>
              <w:t>Control</w:t>
            </w:r>
          </w:p>
          <w:p w14:paraId="7CA4610B" w14:textId="77777777" w:rsidR="00273F27" w:rsidRDefault="00EF0474">
            <w:pPr>
              <w:ind w:right="19"/>
            </w:pPr>
            <w:r>
              <w:rPr>
                <w:rFonts w:ascii="Cambria" w:eastAsia="Cambria" w:hAnsi="Cambria" w:cs="Cambria"/>
                <w:color w:val="181717"/>
              </w:rPr>
              <w:t>All items of equipment containing storage media shall be verified to ensure that any sensitive data and licensed software has been removed or securely overwritten prior to disposal or re-use.</w:t>
            </w:r>
          </w:p>
        </w:tc>
      </w:tr>
      <w:tr w:rsidR="00273F27" w14:paraId="7DAF8ABA"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34A96269" w14:textId="77777777" w:rsidR="00273F27" w:rsidRDefault="00EF0474">
            <w:r>
              <w:rPr>
                <w:rFonts w:ascii="Cambria" w:eastAsia="Cambria" w:hAnsi="Cambria" w:cs="Cambria"/>
                <w:color w:val="181717"/>
              </w:rPr>
              <w:t>A.11.2.8</w:t>
            </w:r>
          </w:p>
        </w:tc>
        <w:tc>
          <w:tcPr>
            <w:tcW w:w="2290" w:type="dxa"/>
            <w:tcBorders>
              <w:top w:val="single" w:sz="4" w:space="0" w:color="181717"/>
              <w:left w:val="single" w:sz="4" w:space="0" w:color="181717"/>
              <w:bottom w:val="single" w:sz="4" w:space="0" w:color="181717"/>
              <w:right w:val="single" w:sz="4" w:space="0" w:color="181717"/>
            </w:tcBorders>
            <w:vAlign w:val="center"/>
          </w:tcPr>
          <w:p w14:paraId="6131359A" w14:textId="77777777" w:rsidR="00273F27" w:rsidRDefault="00EF0474">
            <w:r>
              <w:rPr>
                <w:rFonts w:ascii="Cambria" w:eastAsia="Cambria" w:hAnsi="Cambria" w:cs="Cambria"/>
                <w:color w:val="181717"/>
              </w:rPr>
              <w:t>Unattended user equipment</w:t>
            </w:r>
          </w:p>
        </w:tc>
        <w:tc>
          <w:tcPr>
            <w:tcW w:w="6485" w:type="dxa"/>
            <w:tcBorders>
              <w:top w:val="single" w:sz="4" w:space="0" w:color="181717"/>
              <w:left w:val="single" w:sz="4" w:space="0" w:color="181717"/>
              <w:bottom w:val="single" w:sz="4" w:space="0" w:color="181717"/>
              <w:right w:val="single" w:sz="8" w:space="0" w:color="181717"/>
            </w:tcBorders>
          </w:tcPr>
          <w:p w14:paraId="37E23E85" w14:textId="77777777" w:rsidR="00273F27" w:rsidRDefault="00EF0474">
            <w:pPr>
              <w:spacing w:after="75"/>
            </w:pPr>
            <w:r>
              <w:rPr>
                <w:rFonts w:ascii="Cambria" w:eastAsia="Cambria" w:hAnsi="Cambria" w:cs="Cambria"/>
                <w:i/>
                <w:color w:val="181717"/>
              </w:rPr>
              <w:t>Control</w:t>
            </w:r>
          </w:p>
          <w:p w14:paraId="7D854B88" w14:textId="77777777" w:rsidR="00273F27" w:rsidRDefault="00EF0474">
            <w:r>
              <w:rPr>
                <w:rFonts w:ascii="Cambria" w:eastAsia="Cambria" w:hAnsi="Cambria" w:cs="Cambria"/>
                <w:color w:val="181717"/>
              </w:rPr>
              <w:t>Users shall ensure that unattended equipment has appropriate protection.</w:t>
            </w:r>
          </w:p>
        </w:tc>
      </w:tr>
      <w:tr w:rsidR="00273F27" w14:paraId="6E370C51"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269F82E" w14:textId="77777777" w:rsidR="00273F27" w:rsidRDefault="00EF0474">
            <w:r>
              <w:rPr>
                <w:rFonts w:ascii="Cambria" w:eastAsia="Cambria" w:hAnsi="Cambria" w:cs="Cambria"/>
                <w:color w:val="181717"/>
              </w:rPr>
              <w:t>A.11.2.9</w:t>
            </w:r>
          </w:p>
        </w:tc>
        <w:tc>
          <w:tcPr>
            <w:tcW w:w="2290" w:type="dxa"/>
            <w:tcBorders>
              <w:top w:val="single" w:sz="4" w:space="0" w:color="181717"/>
              <w:left w:val="single" w:sz="4" w:space="0" w:color="181717"/>
              <w:bottom w:val="single" w:sz="4" w:space="0" w:color="181717"/>
              <w:right w:val="single" w:sz="4" w:space="0" w:color="181717"/>
            </w:tcBorders>
            <w:vAlign w:val="center"/>
          </w:tcPr>
          <w:p w14:paraId="4662EB3B" w14:textId="77777777" w:rsidR="00273F27" w:rsidRDefault="00EF0474">
            <w:r>
              <w:rPr>
                <w:rFonts w:ascii="Cambria" w:eastAsia="Cambria" w:hAnsi="Cambria" w:cs="Cambria"/>
                <w:color w:val="181717"/>
              </w:rPr>
              <w:t>Clear desk and clear screen policy</w:t>
            </w:r>
          </w:p>
        </w:tc>
        <w:tc>
          <w:tcPr>
            <w:tcW w:w="6485" w:type="dxa"/>
            <w:tcBorders>
              <w:top w:val="single" w:sz="4" w:space="0" w:color="181717"/>
              <w:left w:val="single" w:sz="4" w:space="0" w:color="181717"/>
              <w:bottom w:val="single" w:sz="4" w:space="0" w:color="181717"/>
              <w:right w:val="single" w:sz="8" w:space="0" w:color="181717"/>
            </w:tcBorders>
          </w:tcPr>
          <w:p w14:paraId="5BE70D33" w14:textId="77777777" w:rsidR="00273F27" w:rsidRDefault="00EF0474">
            <w:pPr>
              <w:spacing w:after="75"/>
            </w:pPr>
            <w:r>
              <w:rPr>
                <w:rFonts w:ascii="Cambria" w:eastAsia="Cambria" w:hAnsi="Cambria" w:cs="Cambria"/>
                <w:i/>
                <w:color w:val="181717"/>
              </w:rPr>
              <w:t>Control</w:t>
            </w:r>
          </w:p>
          <w:p w14:paraId="49F24467" w14:textId="77777777" w:rsidR="00273F27" w:rsidRDefault="00EF0474">
            <w:pPr>
              <w:ind w:right="235"/>
            </w:pPr>
            <w:r>
              <w:rPr>
                <w:rFonts w:ascii="Cambria" w:eastAsia="Cambria" w:hAnsi="Cambria" w:cs="Cambria"/>
                <w:color w:val="181717"/>
              </w:rPr>
              <w:t>A clear desk policy for papers and removable storage media and a clear screen policy for information processing facilities shall be adopted.</w:t>
            </w:r>
          </w:p>
        </w:tc>
      </w:tr>
      <w:tr w:rsidR="00273F27" w14:paraId="4B8243CB"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0E064A7" w14:textId="77777777" w:rsidR="00273F27" w:rsidRDefault="00EF0474">
            <w:pPr>
              <w:tabs>
                <w:tab w:val="center" w:pos="229"/>
                <w:tab w:val="center" w:pos="1759"/>
              </w:tabs>
            </w:pPr>
            <w:r>
              <w:tab/>
            </w:r>
            <w:r>
              <w:rPr>
                <w:rFonts w:ascii="Cambria" w:eastAsia="Cambria" w:hAnsi="Cambria" w:cs="Cambria"/>
                <w:b/>
                <w:color w:val="181717"/>
              </w:rPr>
              <w:t xml:space="preserve">A.12 </w:t>
            </w:r>
            <w:r>
              <w:rPr>
                <w:rFonts w:ascii="Cambria" w:eastAsia="Cambria" w:hAnsi="Cambria" w:cs="Cambria"/>
                <w:b/>
                <w:color w:val="181717"/>
              </w:rPr>
              <w:tab/>
              <w:t xml:space="preserve"> Operations security</w:t>
            </w:r>
          </w:p>
        </w:tc>
      </w:tr>
      <w:tr w:rsidR="00273F27" w14:paraId="56EE22A3"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F6F9684" w14:textId="77777777" w:rsidR="00273F27" w:rsidRDefault="00EF0474">
            <w:r>
              <w:rPr>
                <w:rFonts w:ascii="Cambria" w:eastAsia="Cambria" w:hAnsi="Cambria" w:cs="Cambria"/>
                <w:b/>
                <w:color w:val="181717"/>
              </w:rPr>
              <w:t>A.12.1 Operational procedures and responsibilities</w:t>
            </w:r>
          </w:p>
        </w:tc>
      </w:tr>
      <w:tr w:rsidR="00273F27" w14:paraId="722D1A1A"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08B3BB82" w14:textId="77777777" w:rsidR="00273F27" w:rsidRDefault="00EF0474">
            <w:r>
              <w:rPr>
                <w:rFonts w:ascii="Cambria" w:eastAsia="Cambria" w:hAnsi="Cambria" w:cs="Cambria"/>
                <w:color w:val="181717"/>
              </w:rPr>
              <w:t>Objective: To ensure correct and secure operations of information processing facilities.</w:t>
            </w:r>
          </w:p>
        </w:tc>
      </w:tr>
      <w:tr w:rsidR="00273F27" w14:paraId="0AB4B98C"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74F5A45" w14:textId="77777777" w:rsidR="00273F27" w:rsidRDefault="00EF0474">
            <w:r>
              <w:rPr>
                <w:rFonts w:ascii="Cambria" w:eastAsia="Cambria" w:hAnsi="Cambria" w:cs="Cambria"/>
                <w:color w:val="181717"/>
              </w:rPr>
              <w:lastRenderedPageBreak/>
              <w:t>A.12.1.1</w:t>
            </w:r>
          </w:p>
        </w:tc>
        <w:tc>
          <w:tcPr>
            <w:tcW w:w="2290" w:type="dxa"/>
            <w:tcBorders>
              <w:top w:val="single" w:sz="4" w:space="0" w:color="181717"/>
              <w:left w:val="single" w:sz="4" w:space="0" w:color="181717"/>
              <w:bottom w:val="single" w:sz="4" w:space="0" w:color="181717"/>
              <w:right w:val="single" w:sz="4" w:space="0" w:color="181717"/>
            </w:tcBorders>
            <w:vAlign w:val="center"/>
          </w:tcPr>
          <w:p w14:paraId="4A46E89A" w14:textId="77777777" w:rsidR="00273F27" w:rsidRDefault="00EF0474">
            <w:r>
              <w:rPr>
                <w:rFonts w:ascii="Cambria" w:eastAsia="Cambria" w:hAnsi="Cambria" w:cs="Cambria"/>
                <w:color w:val="181717"/>
              </w:rPr>
              <w:t>Documented operating procedures</w:t>
            </w:r>
          </w:p>
        </w:tc>
        <w:tc>
          <w:tcPr>
            <w:tcW w:w="6485" w:type="dxa"/>
            <w:tcBorders>
              <w:top w:val="single" w:sz="4" w:space="0" w:color="181717"/>
              <w:left w:val="single" w:sz="4" w:space="0" w:color="181717"/>
              <w:bottom w:val="single" w:sz="4" w:space="0" w:color="181717"/>
              <w:right w:val="single" w:sz="8" w:space="0" w:color="181717"/>
            </w:tcBorders>
          </w:tcPr>
          <w:p w14:paraId="1D562620" w14:textId="77777777" w:rsidR="00273F27" w:rsidRDefault="00EF0474">
            <w:pPr>
              <w:spacing w:after="75"/>
            </w:pPr>
            <w:r>
              <w:rPr>
                <w:rFonts w:ascii="Cambria" w:eastAsia="Cambria" w:hAnsi="Cambria" w:cs="Cambria"/>
                <w:i/>
                <w:color w:val="181717"/>
              </w:rPr>
              <w:t>Control</w:t>
            </w:r>
          </w:p>
          <w:p w14:paraId="0D016CB9" w14:textId="77777777" w:rsidR="00273F27" w:rsidRDefault="00EF0474">
            <w:r>
              <w:rPr>
                <w:rFonts w:ascii="Cambria" w:eastAsia="Cambria" w:hAnsi="Cambria" w:cs="Cambria"/>
                <w:color w:val="181717"/>
              </w:rPr>
              <w:t>Operating procedures shall be documented and made available to all users who need them.</w:t>
            </w:r>
          </w:p>
        </w:tc>
      </w:tr>
      <w:tr w:rsidR="00273F27" w14:paraId="2A4F70F8"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23ED626" w14:textId="77777777" w:rsidR="00273F27" w:rsidRDefault="00EF0474">
            <w:r>
              <w:rPr>
                <w:rFonts w:ascii="Cambria" w:eastAsia="Cambria" w:hAnsi="Cambria" w:cs="Cambria"/>
                <w:color w:val="181717"/>
              </w:rPr>
              <w:t>A.12.1.2</w:t>
            </w:r>
          </w:p>
        </w:tc>
        <w:tc>
          <w:tcPr>
            <w:tcW w:w="2290" w:type="dxa"/>
            <w:tcBorders>
              <w:top w:val="single" w:sz="4" w:space="0" w:color="181717"/>
              <w:left w:val="single" w:sz="4" w:space="0" w:color="181717"/>
              <w:bottom w:val="single" w:sz="4" w:space="0" w:color="181717"/>
              <w:right w:val="single" w:sz="4" w:space="0" w:color="181717"/>
            </w:tcBorders>
            <w:vAlign w:val="center"/>
          </w:tcPr>
          <w:p w14:paraId="4FAA42AD" w14:textId="77777777" w:rsidR="00273F27" w:rsidRDefault="00EF0474">
            <w:r>
              <w:rPr>
                <w:rFonts w:ascii="Cambria" w:eastAsia="Cambria" w:hAnsi="Cambria" w:cs="Cambria"/>
                <w:color w:val="181717"/>
              </w:rPr>
              <w:t>Change management</w:t>
            </w:r>
          </w:p>
        </w:tc>
        <w:tc>
          <w:tcPr>
            <w:tcW w:w="6485" w:type="dxa"/>
            <w:tcBorders>
              <w:top w:val="single" w:sz="4" w:space="0" w:color="181717"/>
              <w:left w:val="single" w:sz="4" w:space="0" w:color="181717"/>
              <w:bottom w:val="single" w:sz="4" w:space="0" w:color="181717"/>
              <w:right w:val="single" w:sz="8" w:space="0" w:color="181717"/>
            </w:tcBorders>
          </w:tcPr>
          <w:p w14:paraId="51CCBCA4" w14:textId="77777777" w:rsidR="00273F27" w:rsidRDefault="00EF0474">
            <w:pPr>
              <w:spacing w:after="75"/>
            </w:pPr>
            <w:r>
              <w:rPr>
                <w:rFonts w:ascii="Cambria" w:eastAsia="Cambria" w:hAnsi="Cambria" w:cs="Cambria"/>
                <w:i/>
                <w:color w:val="181717"/>
              </w:rPr>
              <w:t>Control</w:t>
            </w:r>
          </w:p>
          <w:p w14:paraId="366DB898" w14:textId="77777777" w:rsidR="00273F27" w:rsidRDefault="00EF0474">
            <w:r>
              <w:rPr>
                <w:rFonts w:ascii="Cambria" w:eastAsia="Cambria" w:hAnsi="Cambria" w:cs="Cambria"/>
                <w:color w:val="181717"/>
              </w:rPr>
              <w:t>Changes to the organization, business processes, information processing facilities and systems that affect information security shall be controlled.</w:t>
            </w:r>
          </w:p>
        </w:tc>
      </w:tr>
    </w:tbl>
    <w:p w14:paraId="44AD9417" w14:textId="779DD395" w:rsidR="00273F27" w:rsidRDefault="00EF0474">
      <w:pPr>
        <w:spacing w:after="0"/>
        <w:ind w:left="-156" w:right="176"/>
      </w:pPr>
      <w:r>
        <w:rPr>
          <w:noProof/>
        </w:rPr>
        <mc:AlternateContent>
          <mc:Choice Requires="wpg">
            <w:drawing>
              <wp:anchor distT="0" distB="0" distL="114300" distR="114300" simplePos="0" relativeHeight="251658242" behindDoc="0" locked="0" layoutInCell="1" allowOverlap="1" wp14:anchorId="40A3F421" wp14:editId="593AC5DC">
                <wp:simplePos x="0" y="0"/>
                <wp:positionH relativeFrom="page">
                  <wp:posOffset>99314</wp:posOffset>
                </wp:positionH>
                <wp:positionV relativeFrom="page">
                  <wp:posOffset>3331972</wp:posOffset>
                </wp:positionV>
                <wp:extent cx="117475" cy="4051936"/>
                <wp:effectExtent l="0" t="0" r="0" b="0"/>
                <wp:wrapTopAndBottom/>
                <wp:docPr id="89115" name="Group 89115"/>
                <wp:cNvGraphicFramePr/>
                <a:graphic xmlns:a="http://schemas.openxmlformats.org/drawingml/2006/main">
                  <a:graphicData uri="http://schemas.microsoft.com/office/word/2010/wordprocessingGroup">
                    <wpg:wgp>
                      <wpg:cNvGrpSpPr/>
                      <wpg:grpSpPr>
                        <a:xfrm>
                          <a:off x="0" y="0"/>
                          <a:ext cx="117475" cy="4051936"/>
                          <a:chOff x="0" y="0"/>
                          <a:chExt cx="117475" cy="4051936"/>
                        </a:xfrm>
                      </wpg:grpSpPr>
                      <wps:wsp>
                        <wps:cNvPr id="10744" name="Rectangle 10744"/>
                        <wps:cNvSpPr/>
                        <wps:spPr>
                          <a:xfrm rot="-5399999">
                            <a:off x="-2616415" y="1279278"/>
                            <a:ext cx="5389075" cy="156242"/>
                          </a:xfrm>
                          <a:prstGeom prst="rect">
                            <a:avLst/>
                          </a:prstGeom>
                          <a:ln>
                            <a:noFill/>
                          </a:ln>
                        </wps:spPr>
                        <wps:txbx>
                          <w:txbxContent>
                            <w:p w14:paraId="58599EA1" w14:textId="77777777" w:rsidR="00273F27" w:rsidRDefault="00EF0474">
                              <w:r>
                                <w:rPr>
                                  <w:rFonts w:ascii="Arial" w:eastAsia="Arial" w:hAnsi="Arial" w:cs="Arial"/>
                                  <w:color w:val="FFFFFF"/>
                                  <w:sz w:val="20"/>
                                </w:rPr>
                                <w:t>EVS, Internal network licence for 4 users. Order No. 295616, 11/1/2019.</w:t>
                              </w:r>
                            </w:p>
                          </w:txbxContent>
                        </wps:txbx>
                        <wps:bodyPr horzOverflow="overflow" vert="horz" lIns="0" tIns="0" rIns="0" bIns="0" rtlCol="0">
                          <a:noAutofit/>
                        </wps:bodyPr>
                      </wps:wsp>
                    </wpg:wgp>
                  </a:graphicData>
                </a:graphic>
              </wp:anchor>
            </w:drawing>
          </mc:Choice>
          <mc:Fallback>
            <w:pict>
              <v:group w14:anchorId="40A3F421" id="Group 89115" o:spid="_x0000_s1030" style="position:absolute;left:0;text-align:left;margin-left:7.8pt;margin-top:262.35pt;width:9.25pt;height:319.05pt;z-index:251658242;mso-position-horizontal-relative:page;mso-position-vertical-relative:page" coordsize="1174,40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">
                <v:rect id="Rectangle 10744" o:spid="_x0000_s1031" style="position:absolute;left:-26164;top:12793;width:53890;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" filled="f" stroked="f">
                  <v:textbox inset="0,0,0,0">
                    <w:txbxContent>
                      <w:p w14:paraId="58599EA1" w14:textId="77777777" w:rsidR="00273F27" w:rsidRDefault="00EF0474">
                        <w:r>
                          <w:rPr>
                            <w:rFonts w:ascii="Arial" w:eastAsia="Arial" w:hAnsi="Arial" w:cs="Arial"/>
                            <w:color w:val="FFFFFF"/>
                            <w:sz w:val="20"/>
                          </w:rPr>
                          <w:t>EVS, Internal network licence for 4 users. Order No. 295616, 11/1/2019.</w:t>
                        </w:r>
                      </w:p>
                    </w:txbxContent>
                  </v:textbox>
                </v:rect>
                <w10:wrap type="topAndBottom" anchorx="page" anchory="page"/>
              </v:group>
            </w:pict>
          </mc:Fallback>
        </mc:AlternateContent>
      </w:r>
    </w:p>
    <w:tbl>
      <w:tblPr>
        <w:tblStyle w:val="TableGrid"/>
        <w:tblpPr w:vertAnchor="text" w:tblpX="581" w:tblpY="143"/>
        <w:tblOverlap w:val="never"/>
        <w:tblW w:w="9751" w:type="dxa"/>
        <w:tblInd w:w="0" w:type="dxa"/>
        <w:tblCellMar>
          <w:top w:w="85" w:type="dxa"/>
          <w:left w:w="45" w:type="dxa"/>
          <w:right w:w="45" w:type="dxa"/>
        </w:tblCellMar>
        <w:tblLook w:val="04A0" w:firstRow="1" w:lastRow="0" w:firstColumn="1" w:lastColumn="0" w:noHBand="0" w:noVBand="1"/>
      </w:tblPr>
      <w:tblGrid>
        <w:gridCol w:w="977"/>
        <w:gridCol w:w="2290"/>
        <w:gridCol w:w="6484"/>
      </w:tblGrid>
      <w:tr w:rsidR="00273F27" w14:paraId="4BFBFA07"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2170075" w14:textId="77777777" w:rsidR="00273F27" w:rsidRDefault="00EF0474">
            <w:r>
              <w:rPr>
                <w:rFonts w:ascii="Cambria" w:eastAsia="Cambria" w:hAnsi="Cambria" w:cs="Cambria"/>
                <w:color w:val="181717"/>
              </w:rPr>
              <w:t>A.12.1.3</w:t>
            </w:r>
          </w:p>
        </w:tc>
        <w:tc>
          <w:tcPr>
            <w:tcW w:w="2290" w:type="dxa"/>
            <w:tcBorders>
              <w:top w:val="single" w:sz="4" w:space="0" w:color="181717"/>
              <w:left w:val="single" w:sz="4" w:space="0" w:color="181717"/>
              <w:bottom w:val="single" w:sz="4" w:space="0" w:color="181717"/>
              <w:right w:val="single" w:sz="4" w:space="0" w:color="181717"/>
            </w:tcBorders>
            <w:vAlign w:val="center"/>
          </w:tcPr>
          <w:p w14:paraId="57797AFE" w14:textId="77777777" w:rsidR="00273F27" w:rsidRDefault="00EF0474">
            <w:r>
              <w:rPr>
                <w:rFonts w:ascii="Cambria" w:eastAsia="Cambria" w:hAnsi="Cambria" w:cs="Cambria"/>
                <w:color w:val="181717"/>
              </w:rPr>
              <w:t>Capacity management</w:t>
            </w:r>
          </w:p>
        </w:tc>
        <w:tc>
          <w:tcPr>
            <w:tcW w:w="6485" w:type="dxa"/>
            <w:tcBorders>
              <w:top w:val="single" w:sz="4" w:space="0" w:color="181717"/>
              <w:left w:val="single" w:sz="4" w:space="0" w:color="181717"/>
              <w:bottom w:val="single" w:sz="4" w:space="0" w:color="181717"/>
              <w:right w:val="single" w:sz="8" w:space="0" w:color="181717"/>
            </w:tcBorders>
          </w:tcPr>
          <w:p w14:paraId="6A705117" w14:textId="77777777" w:rsidR="00273F27" w:rsidRDefault="00EF0474">
            <w:pPr>
              <w:spacing w:after="75"/>
            </w:pPr>
            <w:r>
              <w:rPr>
                <w:rFonts w:ascii="Cambria" w:eastAsia="Cambria" w:hAnsi="Cambria" w:cs="Cambria"/>
                <w:i/>
                <w:color w:val="181717"/>
              </w:rPr>
              <w:t>Control</w:t>
            </w:r>
          </w:p>
          <w:p w14:paraId="71E3D1FE" w14:textId="77777777" w:rsidR="00273F27" w:rsidRDefault="00EF0474">
            <w:r>
              <w:rPr>
                <w:rFonts w:ascii="Cambria" w:eastAsia="Cambria" w:hAnsi="Cambria" w:cs="Cambria"/>
                <w:color w:val="181717"/>
              </w:rPr>
              <w:t>The use of resources shall be monitored, tuned and projections made of future capacity requirements to ensure the required system performance.</w:t>
            </w:r>
          </w:p>
        </w:tc>
      </w:tr>
      <w:tr w:rsidR="00273F27" w14:paraId="686FA4F5"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1CB3C905" w14:textId="77777777" w:rsidR="00273F27" w:rsidRDefault="00EF0474">
            <w:r>
              <w:rPr>
                <w:rFonts w:ascii="Cambria" w:eastAsia="Cambria" w:hAnsi="Cambria" w:cs="Cambria"/>
                <w:color w:val="181717"/>
              </w:rPr>
              <w:t>A.12.1.4</w:t>
            </w:r>
          </w:p>
        </w:tc>
        <w:tc>
          <w:tcPr>
            <w:tcW w:w="2290" w:type="dxa"/>
            <w:tcBorders>
              <w:top w:val="single" w:sz="4" w:space="0" w:color="181717"/>
              <w:left w:val="single" w:sz="4" w:space="0" w:color="181717"/>
              <w:bottom w:val="single" w:sz="4" w:space="0" w:color="181717"/>
              <w:right w:val="single" w:sz="4" w:space="0" w:color="181717"/>
            </w:tcBorders>
          </w:tcPr>
          <w:p w14:paraId="38337C90" w14:textId="77777777" w:rsidR="00273F27" w:rsidRDefault="00EF0474">
            <w:pPr>
              <w:spacing w:line="224" w:lineRule="auto"/>
            </w:pPr>
            <w:r>
              <w:rPr>
                <w:rFonts w:ascii="Cambria" w:eastAsia="Cambria" w:hAnsi="Cambria" w:cs="Cambria"/>
                <w:color w:val="181717"/>
              </w:rPr>
              <w:t xml:space="preserve">Separation of development, testing and </w:t>
            </w:r>
          </w:p>
          <w:p w14:paraId="2A3E7F8C" w14:textId="77777777" w:rsidR="00273F27" w:rsidRDefault="00EF0474">
            <w:r>
              <w:rPr>
                <w:rFonts w:ascii="Cambria" w:eastAsia="Cambria" w:hAnsi="Cambria" w:cs="Cambria"/>
                <w:color w:val="181717"/>
              </w:rPr>
              <w:t>operational environments</w:t>
            </w:r>
          </w:p>
        </w:tc>
        <w:tc>
          <w:tcPr>
            <w:tcW w:w="6485" w:type="dxa"/>
            <w:tcBorders>
              <w:top w:val="single" w:sz="4" w:space="0" w:color="181717"/>
              <w:left w:val="single" w:sz="4" w:space="0" w:color="181717"/>
              <w:bottom w:val="single" w:sz="4" w:space="0" w:color="181717"/>
              <w:right w:val="single" w:sz="8" w:space="0" w:color="181717"/>
            </w:tcBorders>
          </w:tcPr>
          <w:p w14:paraId="3AAFF287" w14:textId="77777777" w:rsidR="00273F27" w:rsidRDefault="00EF0474">
            <w:pPr>
              <w:spacing w:after="75"/>
            </w:pPr>
            <w:r>
              <w:rPr>
                <w:rFonts w:ascii="Cambria" w:eastAsia="Cambria" w:hAnsi="Cambria" w:cs="Cambria"/>
                <w:i/>
                <w:color w:val="181717"/>
              </w:rPr>
              <w:t>Control</w:t>
            </w:r>
          </w:p>
          <w:p w14:paraId="0AF808A0" w14:textId="77777777" w:rsidR="00273F27" w:rsidRDefault="00EF0474">
            <w:r>
              <w:rPr>
                <w:rFonts w:ascii="Cambria" w:eastAsia="Cambria" w:hAnsi="Cambria" w:cs="Cambria"/>
                <w:color w:val="181717"/>
              </w:rPr>
              <w:t>Development, testing, and operational environments shall be separated to reduce the risks of unauthorized access or changes to the operational environment.</w:t>
            </w:r>
          </w:p>
        </w:tc>
      </w:tr>
      <w:tr w:rsidR="00273F27" w14:paraId="252C8060"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E184C1C" w14:textId="77777777" w:rsidR="00273F27" w:rsidRDefault="00EF0474">
            <w:r>
              <w:rPr>
                <w:rFonts w:ascii="Cambria" w:eastAsia="Cambria" w:hAnsi="Cambria" w:cs="Cambria"/>
                <w:b/>
                <w:color w:val="181717"/>
              </w:rPr>
              <w:t>A.12.2 Protection from malware</w:t>
            </w:r>
          </w:p>
        </w:tc>
      </w:tr>
      <w:tr w:rsidR="00273F27" w14:paraId="07AADE12"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3745B12D" w14:textId="77777777" w:rsidR="00273F27" w:rsidRDefault="00EF0474">
            <w:r>
              <w:rPr>
                <w:rFonts w:ascii="Cambria" w:eastAsia="Cambria" w:hAnsi="Cambria" w:cs="Cambria"/>
                <w:color w:val="181717"/>
              </w:rPr>
              <w:t>Objective: To ensure that information and information processing facilities are protected against malware.</w:t>
            </w:r>
          </w:p>
        </w:tc>
      </w:tr>
      <w:tr w:rsidR="00273F27" w14:paraId="0F8E8E55"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1162065" w14:textId="77777777" w:rsidR="00273F27" w:rsidRDefault="00EF0474">
            <w:r>
              <w:rPr>
                <w:rFonts w:ascii="Cambria" w:eastAsia="Cambria" w:hAnsi="Cambria" w:cs="Cambria"/>
                <w:color w:val="181717"/>
              </w:rPr>
              <w:t>A.12.2.1</w:t>
            </w:r>
          </w:p>
        </w:tc>
        <w:tc>
          <w:tcPr>
            <w:tcW w:w="2290" w:type="dxa"/>
            <w:tcBorders>
              <w:top w:val="single" w:sz="4" w:space="0" w:color="181717"/>
              <w:left w:val="single" w:sz="4" w:space="0" w:color="181717"/>
              <w:bottom w:val="single" w:sz="4" w:space="0" w:color="181717"/>
              <w:right w:val="single" w:sz="4" w:space="0" w:color="181717"/>
            </w:tcBorders>
            <w:vAlign w:val="center"/>
          </w:tcPr>
          <w:p w14:paraId="08E5A3F4" w14:textId="77777777" w:rsidR="00273F27" w:rsidRDefault="00EF0474">
            <w:r>
              <w:rPr>
                <w:rFonts w:ascii="Cambria" w:eastAsia="Cambria" w:hAnsi="Cambria" w:cs="Cambria"/>
                <w:color w:val="181717"/>
              </w:rPr>
              <w:t>Controls against malware</w:t>
            </w:r>
          </w:p>
        </w:tc>
        <w:tc>
          <w:tcPr>
            <w:tcW w:w="6485" w:type="dxa"/>
            <w:tcBorders>
              <w:top w:val="single" w:sz="4" w:space="0" w:color="181717"/>
              <w:left w:val="single" w:sz="4" w:space="0" w:color="181717"/>
              <w:bottom w:val="single" w:sz="4" w:space="0" w:color="181717"/>
              <w:right w:val="single" w:sz="8" w:space="0" w:color="181717"/>
            </w:tcBorders>
          </w:tcPr>
          <w:p w14:paraId="6CCF7246" w14:textId="77777777" w:rsidR="00273F27" w:rsidRDefault="00EF0474">
            <w:pPr>
              <w:spacing w:after="75"/>
            </w:pPr>
            <w:r>
              <w:rPr>
                <w:rFonts w:ascii="Cambria" w:eastAsia="Cambria" w:hAnsi="Cambria" w:cs="Cambria"/>
                <w:i/>
                <w:color w:val="181717"/>
              </w:rPr>
              <w:t>Control</w:t>
            </w:r>
          </w:p>
          <w:p w14:paraId="6D5FCED4" w14:textId="77777777" w:rsidR="00273F27" w:rsidRDefault="00EF0474">
            <w:r>
              <w:rPr>
                <w:rFonts w:ascii="Cambria" w:eastAsia="Cambria" w:hAnsi="Cambria" w:cs="Cambria"/>
                <w:color w:val="181717"/>
              </w:rPr>
              <w:t>Detection, prevention and recovery controls to protect against malware shall be implemented, combined with appropriate user awareness.</w:t>
            </w:r>
          </w:p>
        </w:tc>
      </w:tr>
      <w:tr w:rsidR="00273F27" w14:paraId="24E07E8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AF71B55" w14:textId="77777777" w:rsidR="00273F27" w:rsidRDefault="00EF0474">
            <w:r>
              <w:rPr>
                <w:rFonts w:ascii="Cambria" w:eastAsia="Cambria" w:hAnsi="Cambria" w:cs="Cambria"/>
                <w:b/>
                <w:color w:val="181717"/>
              </w:rPr>
              <w:t>A.12.3 Backup</w:t>
            </w:r>
          </w:p>
        </w:tc>
      </w:tr>
      <w:tr w:rsidR="00273F27" w14:paraId="0675EBE6"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3628ADC" w14:textId="77777777" w:rsidR="00273F27" w:rsidRDefault="00EF0474">
            <w:r>
              <w:rPr>
                <w:rFonts w:ascii="Cambria" w:eastAsia="Cambria" w:hAnsi="Cambria" w:cs="Cambria"/>
                <w:color w:val="181717"/>
              </w:rPr>
              <w:t>Objective: To protect against loss of data.</w:t>
            </w:r>
          </w:p>
        </w:tc>
      </w:tr>
      <w:tr w:rsidR="00273F27" w14:paraId="772D4339"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74E77F17" w14:textId="77777777" w:rsidR="00273F27" w:rsidRDefault="00EF0474">
            <w:r>
              <w:rPr>
                <w:rFonts w:ascii="Cambria" w:eastAsia="Cambria" w:hAnsi="Cambria" w:cs="Cambria"/>
                <w:color w:val="181717"/>
              </w:rPr>
              <w:t>A.12.3.1</w:t>
            </w:r>
          </w:p>
        </w:tc>
        <w:tc>
          <w:tcPr>
            <w:tcW w:w="2290" w:type="dxa"/>
            <w:tcBorders>
              <w:top w:val="single" w:sz="4" w:space="0" w:color="181717"/>
              <w:left w:val="single" w:sz="4" w:space="0" w:color="181717"/>
              <w:bottom w:val="single" w:sz="4" w:space="0" w:color="181717"/>
              <w:right w:val="single" w:sz="4" w:space="0" w:color="181717"/>
            </w:tcBorders>
            <w:vAlign w:val="center"/>
          </w:tcPr>
          <w:p w14:paraId="70037975" w14:textId="77777777" w:rsidR="00273F27" w:rsidRDefault="00EF0474">
            <w:r>
              <w:rPr>
                <w:rFonts w:ascii="Cambria" w:eastAsia="Cambria" w:hAnsi="Cambria" w:cs="Cambria"/>
                <w:color w:val="181717"/>
              </w:rPr>
              <w:t>Information backup</w:t>
            </w:r>
          </w:p>
        </w:tc>
        <w:tc>
          <w:tcPr>
            <w:tcW w:w="6485" w:type="dxa"/>
            <w:tcBorders>
              <w:top w:val="single" w:sz="4" w:space="0" w:color="181717"/>
              <w:left w:val="single" w:sz="4" w:space="0" w:color="181717"/>
              <w:bottom w:val="single" w:sz="4" w:space="0" w:color="181717"/>
              <w:right w:val="single" w:sz="8" w:space="0" w:color="181717"/>
            </w:tcBorders>
          </w:tcPr>
          <w:p w14:paraId="5057711E" w14:textId="77777777" w:rsidR="00273F27" w:rsidRDefault="00EF0474">
            <w:pPr>
              <w:spacing w:after="75"/>
            </w:pPr>
            <w:r>
              <w:rPr>
                <w:rFonts w:ascii="Cambria" w:eastAsia="Cambria" w:hAnsi="Cambria" w:cs="Cambria"/>
                <w:i/>
                <w:color w:val="181717"/>
              </w:rPr>
              <w:t>Control</w:t>
            </w:r>
          </w:p>
          <w:p w14:paraId="459B703A" w14:textId="77777777" w:rsidR="00273F27" w:rsidRDefault="00EF0474">
            <w:r>
              <w:rPr>
                <w:rFonts w:ascii="Cambria" w:eastAsia="Cambria" w:hAnsi="Cambria" w:cs="Cambria"/>
                <w:color w:val="181717"/>
              </w:rPr>
              <w:t>Backup copies of information, software and system images shall be taken and tested regularly in accordance with an agreed backup policy.</w:t>
            </w:r>
          </w:p>
        </w:tc>
      </w:tr>
      <w:tr w:rsidR="00273F27" w14:paraId="1E34BCC2"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E78DFF7" w14:textId="77777777" w:rsidR="00273F27" w:rsidRDefault="00EF0474">
            <w:r>
              <w:rPr>
                <w:rFonts w:ascii="Cambria" w:eastAsia="Cambria" w:hAnsi="Cambria" w:cs="Cambria"/>
                <w:b/>
                <w:color w:val="181717"/>
              </w:rPr>
              <w:t>A.12.4 Logging and monitoring</w:t>
            </w:r>
          </w:p>
        </w:tc>
      </w:tr>
      <w:tr w:rsidR="00273F27" w14:paraId="1698F1C6"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83A1087" w14:textId="77777777" w:rsidR="00273F27" w:rsidRDefault="00EF0474">
            <w:r>
              <w:rPr>
                <w:rFonts w:ascii="Cambria" w:eastAsia="Cambria" w:hAnsi="Cambria" w:cs="Cambria"/>
                <w:color w:val="181717"/>
              </w:rPr>
              <w:t>Objective: To record events and generate evidence.</w:t>
            </w:r>
          </w:p>
        </w:tc>
      </w:tr>
      <w:tr w:rsidR="00273F27" w14:paraId="294EC624"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47FED89" w14:textId="77777777" w:rsidR="00273F27" w:rsidRDefault="00EF0474">
            <w:r>
              <w:rPr>
                <w:rFonts w:ascii="Cambria" w:eastAsia="Cambria" w:hAnsi="Cambria" w:cs="Cambria"/>
                <w:color w:val="181717"/>
              </w:rPr>
              <w:t>A.12.4.1</w:t>
            </w:r>
          </w:p>
        </w:tc>
        <w:tc>
          <w:tcPr>
            <w:tcW w:w="2290" w:type="dxa"/>
            <w:tcBorders>
              <w:top w:val="single" w:sz="4" w:space="0" w:color="181717"/>
              <w:left w:val="single" w:sz="4" w:space="0" w:color="181717"/>
              <w:bottom w:val="single" w:sz="4" w:space="0" w:color="181717"/>
              <w:right w:val="single" w:sz="4" w:space="0" w:color="181717"/>
            </w:tcBorders>
            <w:vAlign w:val="center"/>
          </w:tcPr>
          <w:p w14:paraId="3AC84184" w14:textId="77777777" w:rsidR="00273F27" w:rsidRDefault="00EF0474">
            <w:r>
              <w:rPr>
                <w:rFonts w:ascii="Cambria" w:eastAsia="Cambria" w:hAnsi="Cambria" w:cs="Cambria"/>
                <w:color w:val="181717"/>
              </w:rPr>
              <w:t>Event logging</w:t>
            </w:r>
          </w:p>
        </w:tc>
        <w:tc>
          <w:tcPr>
            <w:tcW w:w="6485" w:type="dxa"/>
            <w:tcBorders>
              <w:top w:val="single" w:sz="4" w:space="0" w:color="181717"/>
              <w:left w:val="single" w:sz="4" w:space="0" w:color="181717"/>
              <w:bottom w:val="single" w:sz="4" w:space="0" w:color="181717"/>
              <w:right w:val="single" w:sz="8" w:space="0" w:color="181717"/>
            </w:tcBorders>
          </w:tcPr>
          <w:p w14:paraId="2F8626E4" w14:textId="77777777" w:rsidR="00273F27" w:rsidRDefault="00EF0474">
            <w:pPr>
              <w:spacing w:after="75"/>
            </w:pPr>
            <w:r>
              <w:rPr>
                <w:rFonts w:ascii="Cambria" w:eastAsia="Cambria" w:hAnsi="Cambria" w:cs="Cambria"/>
                <w:i/>
                <w:color w:val="181717"/>
              </w:rPr>
              <w:t>Control</w:t>
            </w:r>
          </w:p>
          <w:p w14:paraId="488ECCAC" w14:textId="77777777" w:rsidR="00273F27" w:rsidRDefault="00EF0474">
            <w:r>
              <w:rPr>
                <w:rFonts w:ascii="Cambria" w:eastAsia="Cambria" w:hAnsi="Cambria" w:cs="Cambria"/>
                <w:color w:val="181717"/>
              </w:rPr>
              <w:t>Event logs recording user activities, exceptions, faults and information security events shall be produced, kept and regularly reviewed.</w:t>
            </w:r>
          </w:p>
        </w:tc>
      </w:tr>
      <w:tr w:rsidR="00273F27" w14:paraId="0D4E5E8A"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E141CE2" w14:textId="77777777" w:rsidR="00273F27" w:rsidRDefault="00EF0474">
            <w:r>
              <w:rPr>
                <w:rFonts w:ascii="Cambria" w:eastAsia="Cambria" w:hAnsi="Cambria" w:cs="Cambria"/>
                <w:color w:val="181717"/>
              </w:rPr>
              <w:t>A.12.4.2</w:t>
            </w:r>
          </w:p>
        </w:tc>
        <w:tc>
          <w:tcPr>
            <w:tcW w:w="2290" w:type="dxa"/>
            <w:tcBorders>
              <w:top w:val="single" w:sz="4" w:space="0" w:color="181717"/>
              <w:left w:val="single" w:sz="4" w:space="0" w:color="181717"/>
              <w:bottom w:val="single" w:sz="4" w:space="0" w:color="181717"/>
              <w:right w:val="single" w:sz="4" w:space="0" w:color="181717"/>
            </w:tcBorders>
            <w:vAlign w:val="center"/>
          </w:tcPr>
          <w:p w14:paraId="74A4E0B7" w14:textId="77777777" w:rsidR="00273F27" w:rsidRDefault="00EF0474">
            <w:r>
              <w:rPr>
                <w:rFonts w:ascii="Cambria" w:eastAsia="Cambria" w:hAnsi="Cambria" w:cs="Cambria"/>
                <w:color w:val="181717"/>
              </w:rPr>
              <w:t>Protection of log information</w:t>
            </w:r>
          </w:p>
        </w:tc>
        <w:tc>
          <w:tcPr>
            <w:tcW w:w="6485" w:type="dxa"/>
            <w:tcBorders>
              <w:top w:val="single" w:sz="4" w:space="0" w:color="181717"/>
              <w:left w:val="single" w:sz="4" w:space="0" w:color="181717"/>
              <w:bottom w:val="single" w:sz="4" w:space="0" w:color="181717"/>
              <w:right w:val="single" w:sz="8" w:space="0" w:color="181717"/>
            </w:tcBorders>
          </w:tcPr>
          <w:p w14:paraId="744DCBC8" w14:textId="77777777" w:rsidR="00273F27" w:rsidRDefault="00EF0474">
            <w:pPr>
              <w:spacing w:after="75"/>
            </w:pPr>
            <w:r>
              <w:rPr>
                <w:rFonts w:ascii="Cambria" w:eastAsia="Cambria" w:hAnsi="Cambria" w:cs="Cambria"/>
                <w:i/>
                <w:color w:val="181717"/>
              </w:rPr>
              <w:t>Control</w:t>
            </w:r>
          </w:p>
          <w:p w14:paraId="678FA8DF" w14:textId="77777777" w:rsidR="00273F27" w:rsidRDefault="00EF0474">
            <w:r>
              <w:rPr>
                <w:rFonts w:ascii="Cambria" w:eastAsia="Cambria" w:hAnsi="Cambria" w:cs="Cambria"/>
                <w:color w:val="181717"/>
              </w:rPr>
              <w:t>Logging facilities and log information shall be protected against tampering and unauthorized access.</w:t>
            </w:r>
          </w:p>
        </w:tc>
      </w:tr>
      <w:tr w:rsidR="00273F27" w14:paraId="03BAE0C0"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28D7A59" w14:textId="77777777" w:rsidR="00273F27" w:rsidRDefault="00EF0474">
            <w:r>
              <w:rPr>
                <w:rFonts w:ascii="Cambria" w:eastAsia="Cambria" w:hAnsi="Cambria" w:cs="Cambria"/>
                <w:color w:val="181717"/>
              </w:rPr>
              <w:t>A.12.4.3</w:t>
            </w:r>
          </w:p>
        </w:tc>
        <w:tc>
          <w:tcPr>
            <w:tcW w:w="2290" w:type="dxa"/>
            <w:tcBorders>
              <w:top w:val="single" w:sz="4" w:space="0" w:color="181717"/>
              <w:left w:val="single" w:sz="4" w:space="0" w:color="181717"/>
              <w:bottom w:val="single" w:sz="4" w:space="0" w:color="181717"/>
              <w:right w:val="single" w:sz="4" w:space="0" w:color="181717"/>
            </w:tcBorders>
            <w:vAlign w:val="center"/>
          </w:tcPr>
          <w:p w14:paraId="589B743C" w14:textId="77777777" w:rsidR="00273F27" w:rsidRDefault="00EF0474">
            <w:r>
              <w:rPr>
                <w:rFonts w:ascii="Cambria" w:eastAsia="Cambria" w:hAnsi="Cambria" w:cs="Cambria"/>
                <w:color w:val="181717"/>
              </w:rPr>
              <w:t>Administrator and operator logs</w:t>
            </w:r>
          </w:p>
        </w:tc>
        <w:tc>
          <w:tcPr>
            <w:tcW w:w="6485" w:type="dxa"/>
            <w:tcBorders>
              <w:top w:val="single" w:sz="4" w:space="0" w:color="181717"/>
              <w:left w:val="single" w:sz="4" w:space="0" w:color="181717"/>
              <w:bottom w:val="single" w:sz="4" w:space="0" w:color="181717"/>
              <w:right w:val="single" w:sz="8" w:space="0" w:color="181717"/>
            </w:tcBorders>
          </w:tcPr>
          <w:p w14:paraId="5EC6FBB6" w14:textId="77777777" w:rsidR="00273F27" w:rsidRDefault="00EF0474">
            <w:pPr>
              <w:spacing w:after="75"/>
            </w:pPr>
            <w:r>
              <w:rPr>
                <w:rFonts w:ascii="Cambria" w:eastAsia="Cambria" w:hAnsi="Cambria" w:cs="Cambria"/>
                <w:i/>
                <w:color w:val="181717"/>
              </w:rPr>
              <w:t>Control</w:t>
            </w:r>
          </w:p>
          <w:p w14:paraId="12B34DC3" w14:textId="77777777" w:rsidR="00273F27" w:rsidRDefault="00EF0474">
            <w:r>
              <w:rPr>
                <w:rFonts w:ascii="Cambria" w:eastAsia="Cambria" w:hAnsi="Cambria" w:cs="Cambria"/>
                <w:color w:val="181717"/>
              </w:rPr>
              <w:t xml:space="preserve">System administrator and system operator activities shall be </w:t>
            </w:r>
            <w:proofErr w:type="gramStart"/>
            <w:r>
              <w:rPr>
                <w:rFonts w:ascii="Cambria" w:eastAsia="Cambria" w:hAnsi="Cambria" w:cs="Cambria"/>
                <w:color w:val="181717"/>
              </w:rPr>
              <w:t>logged</w:t>
            </w:r>
            <w:proofErr w:type="gramEnd"/>
            <w:r>
              <w:rPr>
                <w:rFonts w:ascii="Cambria" w:eastAsia="Cambria" w:hAnsi="Cambria" w:cs="Cambria"/>
                <w:color w:val="181717"/>
              </w:rPr>
              <w:t xml:space="preserve"> and the logs protected and regularly reviewed.</w:t>
            </w:r>
          </w:p>
        </w:tc>
      </w:tr>
      <w:tr w:rsidR="00273F27" w14:paraId="3F79CBDA"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34CCDFD" w14:textId="77777777" w:rsidR="00273F27" w:rsidRDefault="00EF0474">
            <w:r>
              <w:rPr>
                <w:rFonts w:ascii="Cambria" w:eastAsia="Cambria" w:hAnsi="Cambria" w:cs="Cambria"/>
                <w:color w:val="181717"/>
              </w:rPr>
              <w:t>A.12.4.4</w:t>
            </w:r>
          </w:p>
        </w:tc>
        <w:tc>
          <w:tcPr>
            <w:tcW w:w="2290" w:type="dxa"/>
            <w:tcBorders>
              <w:top w:val="single" w:sz="4" w:space="0" w:color="181717"/>
              <w:left w:val="single" w:sz="4" w:space="0" w:color="181717"/>
              <w:bottom w:val="single" w:sz="4" w:space="0" w:color="181717"/>
              <w:right w:val="single" w:sz="4" w:space="0" w:color="181717"/>
            </w:tcBorders>
            <w:vAlign w:val="center"/>
          </w:tcPr>
          <w:p w14:paraId="24872B25" w14:textId="77777777" w:rsidR="00273F27" w:rsidRDefault="00EF0474">
            <w:r>
              <w:rPr>
                <w:rFonts w:ascii="Cambria" w:eastAsia="Cambria" w:hAnsi="Cambria" w:cs="Cambria"/>
                <w:color w:val="181717"/>
              </w:rPr>
              <w:t>Clock synchronisation</w:t>
            </w:r>
          </w:p>
        </w:tc>
        <w:tc>
          <w:tcPr>
            <w:tcW w:w="6485" w:type="dxa"/>
            <w:tcBorders>
              <w:top w:val="single" w:sz="4" w:space="0" w:color="181717"/>
              <w:left w:val="single" w:sz="4" w:space="0" w:color="181717"/>
              <w:bottom w:val="single" w:sz="4" w:space="0" w:color="181717"/>
              <w:right w:val="single" w:sz="8" w:space="0" w:color="181717"/>
            </w:tcBorders>
          </w:tcPr>
          <w:p w14:paraId="708EE1D0" w14:textId="77777777" w:rsidR="00273F27" w:rsidRDefault="00EF0474">
            <w:pPr>
              <w:spacing w:after="75"/>
            </w:pPr>
            <w:r>
              <w:rPr>
                <w:rFonts w:ascii="Cambria" w:eastAsia="Cambria" w:hAnsi="Cambria" w:cs="Cambria"/>
                <w:i/>
                <w:color w:val="181717"/>
              </w:rPr>
              <w:t>Control</w:t>
            </w:r>
          </w:p>
          <w:p w14:paraId="3479CB52" w14:textId="77777777" w:rsidR="00273F27" w:rsidRDefault="00EF0474">
            <w:r>
              <w:rPr>
                <w:rFonts w:ascii="Cambria" w:eastAsia="Cambria" w:hAnsi="Cambria" w:cs="Cambria"/>
                <w:color w:val="181717"/>
              </w:rPr>
              <w:t>The clocks of all relevant information processing systems within an organization or security domain shall be synchronised to a single reference time source.</w:t>
            </w:r>
          </w:p>
        </w:tc>
      </w:tr>
      <w:tr w:rsidR="00273F27" w14:paraId="70599B8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E8E337A" w14:textId="77777777" w:rsidR="00273F27" w:rsidRDefault="00EF0474">
            <w:r>
              <w:rPr>
                <w:rFonts w:ascii="Cambria" w:eastAsia="Cambria" w:hAnsi="Cambria" w:cs="Cambria"/>
                <w:b/>
                <w:color w:val="181717"/>
              </w:rPr>
              <w:t>A.12.5 Control of operational software</w:t>
            </w:r>
          </w:p>
        </w:tc>
      </w:tr>
      <w:tr w:rsidR="00273F27" w14:paraId="5AA55AF7"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8B0331B" w14:textId="77777777" w:rsidR="00273F27" w:rsidRDefault="00EF0474">
            <w:r>
              <w:rPr>
                <w:rFonts w:ascii="Cambria" w:eastAsia="Cambria" w:hAnsi="Cambria" w:cs="Cambria"/>
                <w:color w:val="181717"/>
              </w:rPr>
              <w:lastRenderedPageBreak/>
              <w:t>Objective: To ensure the integrity of operational systems.</w:t>
            </w:r>
          </w:p>
        </w:tc>
      </w:tr>
      <w:tr w:rsidR="00273F27" w14:paraId="04D9C4C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49F8C80" w14:textId="77777777" w:rsidR="00273F27" w:rsidRDefault="00EF0474">
            <w:r>
              <w:rPr>
                <w:rFonts w:ascii="Cambria" w:eastAsia="Cambria" w:hAnsi="Cambria" w:cs="Cambria"/>
                <w:color w:val="181717"/>
              </w:rPr>
              <w:t>A.12.5.1</w:t>
            </w:r>
          </w:p>
        </w:tc>
        <w:tc>
          <w:tcPr>
            <w:tcW w:w="2290" w:type="dxa"/>
            <w:tcBorders>
              <w:top w:val="single" w:sz="4" w:space="0" w:color="181717"/>
              <w:left w:val="single" w:sz="4" w:space="0" w:color="181717"/>
              <w:bottom w:val="single" w:sz="4" w:space="0" w:color="181717"/>
              <w:right w:val="single" w:sz="4" w:space="0" w:color="181717"/>
            </w:tcBorders>
          </w:tcPr>
          <w:p w14:paraId="47DDCB03" w14:textId="77777777" w:rsidR="00273F27" w:rsidRDefault="00EF0474">
            <w:r>
              <w:rPr>
                <w:rFonts w:ascii="Cambria" w:eastAsia="Cambria" w:hAnsi="Cambria" w:cs="Cambria"/>
                <w:color w:val="181717"/>
              </w:rPr>
              <w:t>Installation of software on operational systems</w:t>
            </w:r>
          </w:p>
        </w:tc>
        <w:tc>
          <w:tcPr>
            <w:tcW w:w="6485" w:type="dxa"/>
            <w:tcBorders>
              <w:top w:val="single" w:sz="4" w:space="0" w:color="181717"/>
              <w:left w:val="single" w:sz="4" w:space="0" w:color="181717"/>
              <w:bottom w:val="single" w:sz="4" w:space="0" w:color="181717"/>
              <w:right w:val="single" w:sz="8" w:space="0" w:color="181717"/>
            </w:tcBorders>
          </w:tcPr>
          <w:p w14:paraId="22C21AFE" w14:textId="77777777" w:rsidR="00273F27" w:rsidRDefault="00EF0474">
            <w:pPr>
              <w:spacing w:after="75"/>
            </w:pPr>
            <w:r>
              <w:rPr>
                <w:rFonts w:ascii="Cambria" w:eastAsia="Cambria" w:hAnsi="Cambria" w:cs="Cambria"/>
                <w:i/>
                <w:color w:val="181717"/>
              </w:rPr>
              <w:t>Control</w:t>
            </w:r>
          </w:p>
          <w:p w14:paraId="0B924124" w14:textId="77777777" w:rsidR="00273F27" w:rsidRDefault="00EF0474">
            <w:r>
              <w:rPr>
                <w:rFonts w:ascii="Cambria" w:eastAsia="Cambria" w:hAnsi="Cambria" w:cs="Cambria"/>
                <w:color w:val="181717"/>
              </w:rPr>
              <w:t>Procedures shall be implemented to control the installation of software on operational systems.</w:t>
            </w:r>
          </w:p>
        </w:tc>
      </w:tr>
      <w:tr w:rsidR="00273F27" w14:paraId="0C95E72D"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15E6001" w14:textId="77777777" w:rsidR="00273F27" w:rsidRDefault="00EF0474">
            <w:r>
              <w:rPr>
                <w:rFonts w:ascii="Cambria" w:eastAsia="Cambria" w:hAnsi="Cambria" w:cs="Cambria"/>
                <w:b/>
                <w:color w:val="181717"/>
              </w:rPr>
              <w:t>A.12.6 Technical vulnerability management</w:t>
            </w:r>
          </w:p>
        </w:tc>
      </w:tr>
      <w:tr w:rsidR="00273F27" w14:paraId="38687189"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DD25088" w14:textId="77777777" w:rsidR="00273F27" w:rsidRDefault="00EF0474">
            <w:r>
              <w:rPr>
                <w:rFonts w:ascii="Cambria" w:eastAsia="Cambria" w:hAnsi="Cambria" w:cs="Cambria"/>
                <w:color w:val="181717"/>
              </w:rPr>
              <w:t>Objective: To prevent exploitation of technical vulnerabilities.</w:t>
            </w:r>
          </w:p>
        </w:tc>
      </w:tr>
    </w:tbl>
    <w:p w14:paraId="19D85FA0" w14:textId="07D8D08D" w:rsidR="00273F27" w:rsidRDefault="00EF0474">
      <w:pPr>
        <w:spacing w:after="0"/>
        <w:ind w:left="-156" w:right="176"/>
      </w:pPr>
      <w:r>
        <w:br w:type="page"/>
      </w:r>
    </w:p>
    <w:tbl>
      <w:tblPr>
        <w:tblStyle w:val="TableGrid"/>
        <w:tblpPr w:vertAnchor="text" w:tblpX="1261" w:tblpY="143"/>
        <w:tblOverlap w:val="never"/>
        <w:tblW w:w="9751" w:type="dxa"/>
        <w:tblInd w:w="0" w:type="dxa"/>
        <w:tblCellMar>
          <w:top w:w="85" w:type="dxa"/>
          <w:left w:w="45" w:type="dxa"/>
          <w:right w:w="36" w:type="dxa"/>
        </w:tblCellMar>
        <w:tblLook w:val="04A0" w:firstRow="1" w:lastRow="0" w:firstColumn="1" w:lastColumn="0" w:noHBand="0" w:noVBand="1"/>
      </w:tblPr>
      <w:tblGrid>
        <w:gridCol w:w="977"/>
        <w:gridCol w:w="2290"/>
        <w:gridCol w:w="6484"/>
      </w:tblGrid>
      <w:tr w:rsidR="00273F27" w14:paraId="7618A623"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1CD94236" w14:textId="77777777" w:rsidR="00273F27" w:rsidRDefault="00EF0474">
            <w:r>
              <w:rPr>
                <w:rFonts w:ascii="Cambria" w:eastAsia="Cambria" w:hAnsi="Cambria" w:cs="Cambria"/>
                <w:color w:val="181717"/>
              </w:rPr>
              <w:lastRenderedPageBreak/>
              <w:t>A.12.6.1</w:t>
            </w:r>
          </w:p>
        </w:tc>
        <w:tc>
          <w:tcPr>
            <w:tcW w:w="2290" w:type="dxa"/>
            <w:tcBorders>
              <w:top w:val="single" w:sz="4" w:space="0" w:color="181717"/>
              <w:left w:val="single" w:sz="4" w:space="0" w:color="181717"/>
              <w:bottom w:val="single" w:sz="4" w:space="0" w:color="181717"/>
              <w:right w:val="single" w:sz="4" w:space="0" w:color="181717"/>
            </w:tcBorders>
            <w:vAlign w:val="center"/>
          </w:tcPr>
          <w:p w14:paraId="55CDD739" w14:textId="77777777" w:rsidR="00273F27" w:rsidRDefault="00EF0474">
            <w:r>
              <w:rPr>
                <w:rFonts w:ascii="Cambria" w:eastAsia="Cambria" w:hAnsi="Cambria" w:cs="Cambria"/>
                <w:color w:val="181717"/>
              </w:rPr>
              <w:t>Management of technical vulnerabilities</w:t>
            </w:r>
          </w:p>
        </w:tc>
        <w:tc>
          <w:tcPr>
            <w:tcW w:w="6485" w:type="dxa"/>
            <w:tcBorders>
              <w:top w:val="single" w:sz="4" w:space="0" w:color="181717"/>
              <w:left w:val="single" w:sz="4" w:space="0" w:color="181717"/>
              <w:bottom w:val="single" w:sz="4" w:space="0" w:color="181717"/>
              <w:right w:val="single" w:sz="8" w:space="0" w:color="181717"/>
            </w:tcBorders>
          </w:tcPr>
          <w:p w14:paraId="54C69C18" w14:textId="77777777" w:rsidR="00273F27" w:rsidRDefault="00EF0474">
            <w:pPr>
              <w:spacing w:after="75"/>
            </w:pPr>
            <w:r>
              <w:rPr>
                <w:rFonts w:ascii="Cambria" w:eastAsia="Cambria" w:hAnsi="Cambria" w:cs="Cambria"/>
                <w:i/>
                <w:color w:val="181717"/>
              </w:rPr>
              <w:t>Control</w:t>
            </w:r>
          </w:p>
          <w:p w14:paraId="625F1E42" w14:textId="77777777" w:rsidR="00273F27" w:rsidRDefault="00EF0474">
            <w:r>
              <w:rPr>
                <w:rFonts w:ascii="Cambria" w:eastAsia="Cambria" w:hAnsi="Cambria" w:cs="Cambria"/>
                <w:color w:val="181717"/>
              </w:rPr>
              <w:t>Information about technical vulnerabilities of information systems being used shall be obtained in a timely fashion, the organization’s exposure to such vulnerabilities evaluated and appropriate measures taken to address the associated risk.</w:t>
            </w:r>
          </w:p>
        </w:tc>
      </w:tr>
      <w:tr w:rsidR="00273F27" w14:paraId="7B3583CB"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AAA7697" w14:textId="77777777" w:rsidR="00273F27" w:rsidRDefault="00EF0474">
            <w:r>
              <w:rPr>
                <w:rFonts w:ascii="Cambria" w:eastAsia="Cambria" w:hAnsi="Cambria" w:cs="Cambria"/>
                <w:color w:val="181717"/>
              </w:rPr>
              <w:t>A.12.6.2</w:t>
            </w:r>
          </w:p>
        </w:tc>
        <w:tc>
          <w:tcPr>
            <w:tcW w:w="2290" w:type="dxa"/>
            <w:tcBorders>
              <w:top w:val="single" w:sz="4" w:space="0" w:color="181717"/>
              <w:left w:val="single" w:sz="4" w:space="0" w:color="181717"/>
              <w:bottom w:val="single" w:sz="4" w:space="0" w:color="181717"/>
              <w:right w:val="single" w:sz="4" w:space="0" w:color="181717"/>
            </w:tcBorders>
            <w:vAlign w:val="center"/>
          </w:tcPr>
          <w:p w14:paraId="68944BA8" w14:textId="77777777" w:rsidR="00273F27" w:rsidRDefault="00EF0474">
            <w:r>
              <w:rPr>
                <w:rFonts w:ascii="Cambria" w:eastAsia="Cambria" w:hAnsi="Cambria" w:cs="Cambria"/>
                <w:color w:val="181717"/>
              </w:rPr>
              <w:t>Restrictions on software installation</w:t>
            </w:r>
          </w:p>
        </w:tc>
        <w:tc>
          <w:tcPr>
            <w:tcW w:w="6485" w:type="dxa"/>
            <w:tcBorders>
              <w:top w:val="single" w:sz="4" w:space="0" w:color="181717"/>
              <w:left w:val="single" w:sz="4" w:space="0" w:color="181717"/>
              <w:bottom w:val="single" w:sz="4" w:space="0" w:color="181717"/>
              <w:right w:val="single" w:sz="8" w:space="0" w:color="181717"/>
            </w:tcBorders>
          </w:tcPr>
          <w:p w14:paraId="1C274CD7" w14:textId="77777777" w:rsidR="00273F27" w:rsidRDefault="00EF0474">
            <w:pPr>
              <w:spacing w:after="75"/>
            </w:pPr>
            <w:r>
              <w:rPr>
                <w:rFonts w:ascii="Cambria" w:eastAsia="Cambria" w:hAnsi="Cambria" w:cs="Cambria"/>
                <w:i/>
                <w:color w:val="181717"/>
              </w:rPr>
              <w:t>Control</w:t>
            </w:r>
          </w:p>
          <w:p w14:paraId="2ABBA1A8" w14:textId="77777777" w:rsidR="00273F27" w:rsidRDefault="00EF0474">
            <w:r>
              <w:rPr>
                <w:rFonts w:ascii="Cambria" w:eastAsia="Cambria" w:hAnsi="Cambria" w:cs="Cambria"/>
                <w:color w:val="181717"/>
              </w:rPr>
              <w:t>Rules governing the installation of software by users shall be established and implemented.</w:t>
            </w:r>
          </w:p>
        </w:tc>
      </w:tr>
      <w:tr w:rsidR="00273F27" w14:paraId="654F502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F0DF3D0" w14:textId="77777777" w:rsidR="00273F27" w:rsidRDefault="00EF0474">
            <w:r>
              <w:rPr>
                <w:rFonts w:ascii="Cambria" w:eastAsia="Cambria" w:hAnsi="Cambria" w:cs="Cambria"/>
                <w:b/>
                <w:color w:val="181717"/>
              </w:rPr>
              <w:t>A.12.7 Information systems audit considerations</w:t>
            </w:r>
          </w:p>
        </w:tc>
      </w:tr>
      <w:tr w:rsidR="00273F27" w14:paraId="7A194346"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EC296A0" w14:textId="77777777" w:rsidR="00273F27" w:rsidRDefault="00EF0474">
            <w:r>
              <w:rPr>
                <w:rFonts w:ascii="Cambria" w:eastAsia="Cambria" w:hAnsi="Cambria" w:cs="Cambria"/>
                <w:color w:val="181717"/>
              </w:rPr>
              <w:t>Objective: To minimise the impact of audit activities on operational systems.</w:t>
            </w:r>
          </w:p>
        </w:tc>
      </w:tr>
      <w:tr w:rsidR="00273F27" w14:paraId="04336129"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636DBC0" w14:textId="77777777" w:rsidR="00273F27" w:rsidRDefault="00EF0474">
            <w:r>
              <w:rPr>
                <w:rFonts w:ascii="Cambria" w:eastAsia="Cambria" w:hAnsi="Cambria" w:cs="Cambria"/>
                <w:color w:val="181717"/>
              </w:rPr>
              <w:t>A.12.7.1</w:t>
            </w:r>
          </w:p>
        </w:tc>
        <w:tc>
          <w:tcPr>
            <w:tcW w:w="2290" w:type="dxa"/>
            <w:tcBorders>
              <w:top w:val="single" w:sz="4" w:space="0" w:color="181717"/>
              <w:left w:val="single" w:sz="4" w:space="0" w:color="181717"/>
              <w:bottom w:val="single" w:sz="4" w:space="0" w:color="181717"/>
              <w:right w:val="single" w:sz="4" w:space="0" w:color="181717"/>
            </w:tcBorders>
            <w:vAlign w:val="center"/>
          </w:tcPr>
          <w:p w14:paraId="71993062" w14:textId="77777777" w:rsidR="00273F27" w:rsidRDefault="00EF0474">
            <w:r>
              <w:rPr>
                <w:rFonts w:ascii="Cambria" w:eastAsia="Cambria" w:hAnsi="Cambria" w:cs="Cambria"/>
                <w:color w:val="181717"/>
              </w:rPr>
              <w:t>Information systems audit controls</w:t>
            </w:r>
          </w:p>
        </w:tc>
        <w:tc>
          <w:tcPr>
            <w:tcW w:w="6485" w:type="dxa"/>
            <w:tcBorders>
              <w:top w:val="single" w:sz="4" w:space="0" w:color="181717"/>
              <w:left w:val="single" w:sz="4" w:space="0" w:color="181717"/>
              <w:bottom w:val="single" w:sz="4" w:space="0" w:color="181717"/>
              <w:right w:val="single" w:sz="8" w:space="0" w:color="181717"/>
            </w:tcBorders>
          </w:tcPr>
          <w:p w14:paraId="1CE2256D" w14:textId="77777777" w:rsidR="00273F27" w:rsidRDefault="00EF0474">
            <w:pPr>
              <w:spacing w:after="75"/>
            </w:pPr>
            <w:r>
              <w:rPr>
                <w:rFonts w:ascii="Cambria" w:eastAsia="Cambria" w:hAnsi="Cambria" w:cs="Cambria"/>
                <w:i/>
                <w:color w:val="181717"/>
              </w:rPr>
              <w:t>Control</w:t>
            </w:r>
          </w:p>
          <w:p w14:paraId="2AC289F6" w14:textId="77777777" w:rsidR="00273F27" w:rsidRDefault="00EF0474">
            <w:r>
              <w:rPr>
                <w:rFonts w:ascii="Cambria" w:eastAsia="Cambria" w:hAnsi="Cambria" w:cs="Cambria"/>
                <w:color w:val="181717"/>
              </w:rPr>
              <w:t>Audit requirements and activities involving verification of operational systems shall be carefully planned and agreed to minimise disruptions to business processes.</w:t>
            </w:r>
          </w:p>
        </w:tc>
      </w:tr>
      <w:tr w:rsidR="00273F27" w14:paraId="5833E0F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2231D9D" w14:textId="77777777" w:rsidR="00273F27" w:rsidRDefault="00EF0474">
            <w:pPr>
              <w:tabs>
                <w:tab w:val="center" w:pos="229"/>
                <w:tab w:val="center" w:pos="2051"/>
              </w:tabs>
            </w:pPr>
            <w:r>
              <w:tab/>
            </w:r>
            <w:r>
              <w:rPr>
                <w:rFonts w:ascii="Cambria" w:eastAsia="Cambria" w:hAnsi="Cambria" w:cs="Cambria"/>
                <w:b/>
                <w:color w:val="181717"/>
              </w:rPr>
              <w:t xml:space="preserve">A.13 </w:t>
            </w:r>
            <w:r>
              <w:rPr>
                <w:rFonts w:ascii="Cambria" w:eastAsia="Cambria" w:hAnsi="Cambria" w:cs="Cambria"/>
                <w:b/>
                <w:color w:val="181717"/>
              </w:rPr>
              <w:tab/>
              <w:t xml:space="preserve"> Communications security</w:t>
            </w:r>
          </w:p>
        </w:tc>
      </w:tr>
      <w:tr w:rsidR="00273F27" w14:paraId="05A654C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949F76F" w14:textId="77777777" w:rsidR="00273F27" w:rsidRDefault="00EF0474">
            <w:r>
              <w:rPr>
                <w:rFonts w:ascii="Cambria" w:eastAsia="Cambria" w:hAnsi="Cambria" w:cs="Cambria"/>
                <w:b/>
                <w:color w:val="181717"/>
              </w:rPr>
              <w:t>A.13.1 Network security management</w:t>
            </w:r>
          </w:p>
        </w:tc>
      </w:tr>
      <w:tr w:rsidR="00273F27" w14:paraId="1D0B41AA"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590E84D8" w14:textId="77777777" w:rsidR="00273F27" w:rsidRDefault="00EF0474">
            <w:r>
              <w:rPr>
                <w:rFonts w:ascii="Cambria" w:eastAsia="Cambria" w:hAnsi="Cambria" w:cs="Cambria"/>
                <w:color w:val="181717"/>
              </w:rPr>
              <w:t>Objective: To ensure the protection of information in networks and its supporting information processing facilities.</w:t>
            </w:r>
          </w:p>
        </w:tc>
      </w:tr>
      <w:tr w:rsidR="00273F27" w14:paraId="3BC87A7A"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53E2DF83" w14:textId="77777777" w:rsidR="00273F27" w:rsidRDefault="00EF0474">
            <w:r>
              <w:rPr>
                <w:rFonts w:ascii="Cambria" w:eastAsia="Cambria" w:hAnsi="Cambria" w:cs="Cambria"/>
                <w:color w:val="181717"/>
              </w:rPr>
              <w:t>A.13.1.1</w:t>
            </w:r>
          </w:p>
        </w:tc>
        <w:tc>
          <w:tcPr>
            <w:tcW w:w="2290" w:type="dxa"/>
            <w:tcBorders>
              <w:top w:val="single" w:sz="4" w:space="0" w:color="181717"/>
              <w:left w:val="single" w:sz="4" w:space="0" w:color="181717"/>
              <w:bottom w:val="single" w:sz="4" w:space="0" w:color="181717"/>
              <w:right w:val="single" w:sz="4" w:space="0" w:color="181717"/>
            </w:tcBorders>
            <w:vAlign w:val="center"/>
          </w:tcPr>
          <w:p w14:paraId="41A58CBE" w14:textId="77777777" w:rsidR="00273F27" w:rsidRDefault="00EF0474">
            <w:r>
              <w:rPr>
                <w:rFonts w:ascii="Cambria" w:eastAsia="Cambria" w:hAnsi="Cambria" w:cs="Cambria"/>
                <w:color w:val="181717"/>
              </w:rPr>
              <w:t>Network controls</w:t>
            </w:r>
          </w:p>
        </w:tc>
        <w:tc>
          <w:tcPr>
            <w:tcW w:w="6485" w:type="dxa"/>
            <w:tcBorders>
              <w:top w:val="single" w:sz="4" w:space="0" w:color="181717"/>
              <w:left w:val="single" w:sz="4" w:space="0" w:color="181717"/>
              <w:bottom w:val="single" w:sz="4" w:space="0" w:color="181717"/>
              <w:right w:val="single" w:sz="8" w:space="0" w:color="181717"/>
            </w:tcBorders>
          </w:tcPr>
          <w:p w14:paraId="07151AEF" w14:textId="77777777" w:rsidR="00273F27" w:rsidRDefault="00EF0474">
            <w:pPr>
              <w:spacing w:after="75"/>
            </w:pPr>
            <w:r>
              <w:rPr>
                <w:rFonts w:ascii="Cambria" w:eastAsia="Cambria" w:hAnsi="Cambria" w:cs="Cambria"/>
                <w:i/>
                <w:color w:val="181717"/>
              </w:rPr>
              <w:t>Control</w:t>
            </w:r>
          </w:p>
          <w:p w14:paraId="4FB7085B" w14:textId="77777777" w:rsidR="00273F27" w:rsidRDefault="00EF0474">
            <w:r>
              <w:rPr>
                <w:rFonts w:ascii="Cambria" w:eastAsia="Cambria" w:hAnsi="Cambria" w:cs="Cambria"/>
                <w:color w:val="181717"/>
              </w:rPr>
              <w:t>Networks shall be managed and controlled to protect information in systems and applications.</w:t>
            </w:r>
          </w:p>
        </w:tc>
      </w:tr>
      <w:tr w:rsidR="00273F27" w14:paraId="4D598AFD"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150F77FC" w14:textId="77777777" w:rsidR="00273F27" w:rsidRDefault="00EF0474">
            <w:r>
              <w:rPr>
                <w:rFonts w:ascii="Cambria" w:eastAsia="Cambria" w:hAnsi="Cambria" w:cs="Cambria"/>
                <w:color w:val="181717"/>
              </w:rPr>
              <w:t>A.13.1.2</w:t>
            </w:r>
          </w:p>
        </w:tc>
        <w:tc>
          <w:tcPr>
            <w:tcW w:w="2290" w:type="dxa"/>
            <w:tcBorders>
              <w:top w:val="single" w:sz="4" w:space="0" w:color="181717"/>
              <w:left w:val="single" w:sz="4" w:space="0" w:color="181717"/>
              <w:bottom w:val="single" w:sz="4" w:space="0" w:color="181717"/>
              <w:right w:val="single" w:sz="4" w:space="0" w:color="181717"/>
            </w:tcBorders>
            <w:vAlign w:val="center"/>
          </w:tcPr>
          <w:p w14:paraId="0D7AB3F9" w14:textId="77777777" w:rsidR="00273F27" w:rsidRDefault="00EF0474">
            <w:r>
              <w:rPr>
                <w:rFonts w:ascii="Cambria" w:eastAsia="Cambria" w:hAnsi="Cambria" w:cs="Cambria"/>
                <w:color w:val="181717"/>
              </w:rPr>
              <w:t>Security of network services</w:t>
            </w:r>
          </w:p>
        </w:tc>
        <w:tc>
          <w:tcPr>
            <w:tcW w:w="6485" w:type="dxa"/>
            <w:tcBorders>
              <w:top w:val="single" w:sz="4" w:space="0" w:color="181717"/>
              <w:left w:val="single" w:sz="4" w:space="0" w:color="181717"/>
              <w:bottom w:val="single" w:sz="4" w:space="0" w:color="181717"/>
              <w:right w:val="single" w:sz="8" w:space="0" w:color="181717"/>
            </w:tcBorders>
          </w:tcPr>
          <w:p w14:paraId="37571E7D" w14:textId="77777777" w:rsidR="00273F27" w:rsidRDefault="00EF0474">
            <w:pPr>
              <w:spacing w:after="75"/>
            </w:pPr>
            <w:r>
              <w:rPr>
                <w:rFonts w:ascii="Cambria" w:eastAsia="Cambria" w:hAnsi="Cambria" w:cs="Cambria"/>
                <w:i/>
                <w:color w:val="181717"/>
              </w:rPr>
              <w:t>Control</w:t>
            </w:r>
          </w:p>
          <w:p w14:paraId="243982BE" w14:textId="77777777" w:rsidR="00273F27" w:rsidRDefault="00EF0474">
            <w:r>
              <w:rPr>
                <w:rFonts w:ascii="Cambria" w:eastAsia="Cambria" w:hAnsi="Cambria" w:cs="Cambria"/>
                <w:color w:val="181717"/>
              </w:rPr>
              <w:t>Security mechanisms, service levels and management requirements of all network services shall be identified and included in network services agreements, whether these services are provided in-house or outsourced.</w:t>
            </w:r>
          </w:p>
        </w:tc>
      </w:tr>
      <w:tr w:rsidR="00273F27" w14:paraId="05EF2118"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7F35EF30" w14:textId="77777777" w:rsidR="00273F27" w:rsidRDefault="00EF0474">
            <w:r>
              <w:rPr>
                <w:rFonts w:ascii="Cambria" w:eastAsia="Cambria" w:hAnsi="Cambria" w:cs="Cambria"/>
                <w:color w:val="181717"/>
              </w:rPr>
              <w:t>A.13.1.3</w:t>
            </w:r>
          </w:p>
        </w:tc>
        <w:tc>
          <w:tcPr>
            <w:tcW w:w="2290" w:type="dxa"/>
            <w:tcBorders>
              <w:top w:val="single" w:sz="4" w:space="0" w:color="181717"/>
              <w:left w:val="single" w:sz="4" w:space="0" w:color="181717"/>
              <w:bottom w:val="single" w:sz="4" w:space="0" w:color="181717"/>
              <w:right w:val="single" w:sz="4" w:space="0" w:color="181717"/>
            </w:tcBorders>
            <w:vAlign w:val="center"/>
          </w:tcPr>
          <w:p w14:paraId="5325F820" w14:textId="77777777" w:rsidR="00273F27" w:rsidRDefault="00EF0474">
            <w:r>
              <w:rPr>
                <w:rFonts w:ascii="Cambria" w:eastAsia="Cambria" w:hAnsi="Cambria" w:cs="Cambria"/>
                <w:color w:val="181717"/>
              </w:rPr>
              <w:t>Segregation in networks</w:t>
            </w:r>
          </w:p>
        </w:tc>
        <w:tc>
          <w:tcPr>
            <w:tcW w:w="6485" w:type="dxa"/>
            <w:tcBorders>
              <w:top w:val="single" w:sz="4" w:space="0" w:color="181717"/>
              <w:left w:val="single" w:sz="4" w:space="0" w:color="181717"/>
              <w:bottom w:val="single" w:sz="4" w:space="0" w:color="181717"/>
              <w:right w:val="single" w:sz="8" w:space="0" w:color="181717"/>
            </w:tcBorders>
          </w:tcPr>
          <w:p w14:paraId="72ACCED8" w14:textId="77777777" w:rsidR="00273F27" w:rsidRDefault="00EF0474">
            <w:pPr>
              <w:spacing w:after="75"/>
            </w:pPr>
            <w:r>
              <w:rPr>
                <w:rFonts w:ascii="Cambria" w:eastAsia="Cambria" w:hAnsi="Cambria" w:cs="Cambria"/>
                <w:i/>
                <w:color w:val="181717"/>
              </w:rPr>
              <w:t>Control</w:t>
            </w:r>
          </w:p>
          <w:p w14:paraId="6A8831E5" w14:textId="77777777" w:rsidR="00273F27" w:rsidRDefault="00EF0474">
            <w:r>
              <w:rPr>
                <w:rFonts w:ascii="Cambria" w:eastAsia="Cambria" w:hAnsi="Cambria" w:cs="Cambria"/>
                <w:color w:val="181717"/>
              </w:rPr>
              <w:t>Groups of information services, users and information systems shall be segregated on networks.</w:t>
            </w:r>
          </w:p>
        </w:tc>
      </w:tr>
      <w:tr w:rsidR="00273F27" w14:paraId="3045DF3D"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1D555B5" w14:textId="77777777" w:rsidR="00273F27" w:rsidRDefault="00EF0474">
            <w:r>
              <w:rPr>
                <w:rFonts w:ascii="Cambria" w:eastAsia="Cambria" w:hAnsi="Cambria" w:cs="Cambria"/>
                <w:b/>
                <w:color w:val="181717"/>
              </w:rPr>
              <w:t>A.13.2 Information transfer</w:t>
            </w:r>
          </w:p>
        </w:tc>
      </w:tr>
      <w:tr w:rsidR="00273F27" w14:paraId="13850B71"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039202E0" w14:textId="77777777" w:rsidR="00273F27" w:rsidRDefault="00EF0474">
            <w:r>
              <w:rPr>
                <w:rFonts w:ascii="Cambria" w:eastAsia="Cambria" w:hAnsi="Cambria" w:cs="Cambria"/>
                <w:color w:val="181717"/>
              </w:rPr>
              <w:t>Objective: To maintain the security of information transferred within an organization and with any external entity.</w:t>
            </w:r>
          </w:p>
        </w:tc>
      </w:tr>
      <w:tr w:rsidR="00273F27" w14:paraId="1E324F00"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7214AD23" w14:textId="77777777" w:rsidR="00273F27" w:rsidRDefault="00EF0474">
            <w:r>
              <w:rPr>
                <w:rFonts w:ascii="Cambria" w:eastAsia="Cambria" w:hAnsi="Cambria" w:cs="Cambria"/>
                <w:color w:val="181717"/>
              </w:rPr>
              <w:t>A.13.2.1</w:t>
            </w:r>
          </w:p>
        </w:tc>
        <w:tc>
          <w:tcPr>
            <w:tcW w:w="2290" w:type="dxa"/>
            <w:tcBorders>
              <w:top w:val="single" w:sz="4" w:space="0" w:color="181717"/>
              <w:left w:val="single" w:sz="4" w:space="0" w:color="181717"/>
              <w:bottom w:val="single" w:sz="4" w:space="0" w:color="181717"/>
              <w:right w:val="single" w:sz="4" w:space="0" w:color="181717"/>
            </w:tcBorders>
            <w:vAlign w:val="center"/>
          </w:tcPr>
          <w:p w14:paraId="1E4315AC" w14:textId="77777777" w:rsidR="00273F27" w:rsidRDefault="00EF0474">
            <w:r>
              <w:rPr>
                <w:rFonts w:ascii="Cambria" w:eastAsia="Cambria" w:hAnsi="Cambria" w:cs="Cambria"/>
                <w:color w:val="181717"/>
              </w:rPr>
              <w:t>Information transfer policies and procedures</w:t>
            </w:r>
          </w:p>
        </w:tc>
        <w:tc>
          <w:tcPr>
            <w:tcW w:w="6485" w:type="dxa"/>
            <w:tcBorders>
              <w:top w:val="single" w:sz="4" w:space="0" w:color="181717"/>
              <w:left w:val="single" w:sz="4" w:space="0" w:color="181717"/>
              <w:bottom w:val="single" w:sz="4" w:space="0" w:color="181717"/>
              <w:right w:val="single" w:sz="8" w:space="0" w:color="181717"/>
            </w:tcBorders>
          </w:tcPr>
          <w:p w14:paraId="0EA32800" w14:textId="77777777" w:rsidR="00273F27" w:rsidRDefault="00EF0474">
            <w:pPr>
              <w:spacing w:after="75"/>
            </w:pPr>
            <w:r>
              <w:rPr>
                <w:rFonts w:ascii="Cambria" w:eastAsia="Cambria" w:hAnsi="Cambria" w:cs="Cambria"/>
                <w:i/>
                <w:color w:val="181717"/>
              </w:rPr>
              <w:t>Control</w:t>
            </w:r>
          </w:p>
          <w:p w14:paraId="24424A8A" w14:textId="77777777" w:rsidR="00273F27" w:rsidRDefault="00EF0474">
            <w:r>
              <w:rPr>
                <w:rFonts w:ascii="Cambria" w:eastAsia="Cambria" w:hAnsi="Cambria" w:cs="Cambria"/>
                <w:color w:val="181717"/>
              </w:rPr>
              <w:t xml:space="preserve">Formal transfer policies, procedures and controls shall be in place to protect the transfer of information </w:t>
            </w:r>
            <w:proofErr w:type="gramStart"/>
            <w:r>
              <w:rPr>
                <w:rFonts w:ascii="Cambria" w:eastAsia="Cambria" w:hAnsi="Cambria" w:cs="Cambria"/>
                <w:color w:val="181717"/>
              </w:rPr>
              <w:t>through the use of</w:t>
            </w:r>
            <w:proofErr w:type="gramEnd"/>
            <w:r>
              <w:rPr>
                <w:rFonts w:ascii="Cambria" w:eastAsia="Cambria" w:hAnsi="Cambria" w:cs="Cambria"/>
                <w:color w:val="181717"/>
              </w:rPr>
              <w:t xml:space="preserve"> all types of communication facilities.</w:t>
            </w:r>
          </w:p>
        </w:tc>
      </w:tr>
      <w:tr w:rsidR="00273F27" w14:paraId="484AD63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0B0D75B1" w14:textId="77777777" w:rsidR="00273F27" w:rsidRDefault="00EF0474">
            <w:r>
              <w:rPr>
                <w:rFonts w:ascii="Cambria" w:eastAsia="Cambria" w:hAnsi="Cambria" w:cs="Cambria"/>
                <w:color w:val="181717"/>
              </w:rPr>
              <w:t>A.13.2.2</w:t>
            </w:r>
          </w:p>
        </w:tc>
        <w:tc>
          <w:tcPr>
            <w:tcW w:w="2290" w:type="dxa"/>
            <w:tcBorders>
              <w:top w:val="single" w:sz="4" w:space="0" w:color="181717"/>
              <w:left w:val="single" w:sz="4" w:space="0" w:color="181717"/>
              <w:bottom w:val="single" w:sz="4" w:space="0" w:color="181717"/>
              <w:right w:val="single" w:sz="4" w:space="0" w:color="181717"/>
            </w:tcBorders>
            <w:vAlign w:val="center"/>
          </w:tcPr>
          <w:p w14:paraId="1E68ADBE" w14:textId="77777777" w:rsidR="00273F27" w:rsidRDefault="00EF0474">
            <w:r>
              <w:rPr>
                <w:rFonts w:ascii="Cambria" w:eastAsia="Cambria" w:hAnsi="Cambria" w:cs="Cambria"/>
                <w:color w:val="181717"/>
              </w:rPr>
              <w:t>Agreements on information transfer</w:t>
            </w:r>
          </w:p>
        </w:tc>
        <w:tc>
          <w:tcPr>
            <w:tcW w:w="6485" w:type="dxa"/>
            <w:tcBorders>
              <w:top w:val="single" w:sz="4" w:space="0" w:color="181717"/>
              <w:left w:val="single" w:sz="4" w:space="0" w:color="181717"/>
              <w:bottom w:val="single" w:sz="4" w:space="0" w:color="181717"/>
              <w:right w:val="single" w:sz="8" w:space="0" w:color="181717"/>
            </w:tcBorders>
          </w:tcPr>
          <w:p w14:paraId="30DE0C78" w14:textId="77777777" w:rsidR="00273F27" w:rsidRDefault="00EF0474">
            <w:pPr>
              <w:spacing w:after="75"/>
            </w:pPr>
            <w:r>
              <w:rPr>
                <w:rFonts w:ascii="Cambria" w:eastAsia="Cambria" w:hAnsi="Cambria" w:cs="Cambria"/>
                <w:i/>
                <w:color w:val="181717"/>
              </w:rPr>
              <w:t>Control</w:t>
            </w:r>
          </w:p>
          <w:p w14:paraId="51912525" w14:textId="77777777" w:rsidR="00273F27" w:rsidRDefault="00EF0474">
            <w:r>
              <w:rPr>
                <w:rFonts w:ascii="Cambria" w:eastAsia="Cambria" w:hAnsi="Cambria" w:cs="Cambria"/>
                <w:color w:val="181717"/>
              </w:rPr>
              <w:t>Agreements shall address the secure transfer of business information between the organization and external parties.</w:t>
            </w:r>
          </w:p>
        </w:tc>
      </w:tr>
      <w:tr w:rsidR="00273F27" w14:paraId="648AF2C1"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7A0879F4" w14:textId="77777777" w:rsidR="00273F27" w:rsidRDefault="00EF0474">
            <w:r>
              <w:rPr>
                <w:rFonts w:ascii="Cambria" w:eastAsia="Cambria" w:hAnsi="Cambria" w:cs="Cambria"/>
                <w:color w:val="181717"/>
              </w:rPr>
              <w:lastRenderedPageBreak/>
              <w:t>A.13.2.3</w:t>
            </w:r>
          </w:p>
        </w:tc>
        <w:tc>
          <w:tcPr>
            <w:tcW w:w="2290" w:type="dxa"/>
            <w:tcBorders>
              <w:top w:val="single" w:sz="4" w:space="0" w:color="181717"/>
              <w:left w:val="single" w:sz="4" w:space="0" w:color="181717"/>
              <w:bottom w:val="single" w:sz="4" w:space="0" w:color="181717"/>
              <w:right w:val="single" w:sz="4" w:space="0" w:color="181717"/>
            </w:tcBorders>
            <w:vAlign w:val="center"/>
          </w:tcPr>
          <w:p w14:paraId="323B8984" w14:textId="77777777" w:rsidR="00273F27" w:rsidRDefault="00EF0474">
            <w:r>
              <w:rPr>
                <w:rFonts w:ascii="Cambria" w:eastAsia="Cambria" w:hAnsi="Cambria" w:cs="Cambria"/>
                <w:color w:val="181717"/>
              </w:rPr>
              <w:t>Electronic messaging</w:t>
            </w:r>
          </w:p>
        </w:tc>
        <w:tc>
          <w:tcPr>
            <w:tcW w:w="6485" w:type="dxa"/>
            <w:tcBorders>
              <w:top w:val="single" w:sz="4" w:space="0" w:color="181717"/>
              <w:left w:val="single" w:sz="4" w:space="0" w:color="181717"/>
              <w:bottom w:val="single" w:sz="4" w:space="0" w:color="181717"/>
              <w:right w:val="single" w:sz="8" w:space="0" w:color="181717"/>
            </w:tcBorders>
          </w:tcPr>
          <w:p w14:paraId="31175ACE" w14:textId="77777777" w:rsidR="00273F27" w:rsidRDefault="00EF0474">
            <w:pPr>
              <w:spacing w:after="75"/>
            </w:pPr>
            <w:r>
              <w:rPr>
                <w:rFonts w:ascii="Cambria" w:eastAsia="Cambria" w:hAnsi="Cambria" w:cs="Cambria"/>
                <w:i/>
                <w:color w:val="181717"/>
              </w:rPr>
              <w:t>Control</w:t>
            </w:r>
          </w:p>
          <w:p w14:paraId="6803601C" w14:textId="77777777" w:rsidR="00273F27" w:rsidRDefault="00EF0474">
            <w:r>
              <w:rPr>
                <w:rFonts w:ascii="Cambria" w:eastAsia="Cambria" w:hAnsi="Cambria" w:cs="Cambria"/>
                <w:color w:val="181717"/>
              </w:rPr>
              <w:t>Information involved in electronic messaging shall be appropriately protected.</w:t>
            </w:r>
          </w:p>
        </w:tc>
      </w:tr>
    </w:tbl>
    <w:p w14:paraId="418FB51F" w14:textId="557F4917" w:rsidR="00273F27" w:rsidRDefault="00273F27">
      <w:pPr>
        <w:spacing w:after="0"/>
        <w:ind w:left="-156" w:right="176"/>
      </w:pPr>
    </w:p>
    <w:tbl>
      <w:tblPr>
        <w:tblStyle w:val="TableGrid"/>
        <w:tblpPr w:vertAnchor="text" w:tblpX="581" w:tblpY="143"/>
        <w:tblOverlap w:val="never"/>
        <w:tblW w:w="9751" w:type="dxa"/>
        <w:tblInd w:w="0" w:type="dxa"/>
        <w:tblCellMar>
          <w:top w:w="85" w:type="dxa"/>
          <w:left w:w="45" w:type="dxa"/>
          <w:right w:w="5" w:type="dxa"/>
        </w:tblCellMar>
        <w:tblLook w:val="04A0" w:firstRow="1" w:lastRow="0" w:firstColumn="1" w:lastColumn="0" w:noHBand="0" w:noVBand="1"/>
      </w:tblPr>
      <w:tblGrid>
        <w:gridCol w:w="977"/>
        <w:gridCol w:w="2290"/>
        <w:gridCol w:w="6484"/>
      </w:tblGrid>
      <w:tr w:rsidR="00273F27" w14:paraId="24011271"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1244C64" w14:textId="77777777" w:rsidR="00273F27" w:rsidRDefault="00EF0474">
            <w:r>
              <w:rPr>
                <w:rFonts w:ascii="Cambria" w:eastAsia="Cambria" w:hAnsi="Cambria" w:cs="Cambria"/>
                <w:color w:val="181717"/>
              </w:rPr>
              <w:t>A.13.2.4</w:t>
            </w:r>
          </w:p>
        </w:tc>
        <w:tc>
          <w:tcPr>
            <w:tcW w:w="2290" w:type="dxa"/>
            <w:tcBorders>
              <w:top w:val="single" w:sz="4" w:space="0" w:color="181717"/>
              <w:left w:val="single" w:sz="4" w:space="0" w:color="181717"/>
              <w:bottom w:val="single" w:sz="4" w:space="0" w:color="181717"/>
              <w:right w:val="single" w:sz="4" w:space="0" w:color="181717"/>
            </w:tcBorders>
            <w:vAlign w:val="center"/>
          </w:tcPr>
          <w:p w14:paraId="289361E9" w14:textId="77777777" w:rsidR="00273F27" w:rsidRDefault="00EF0474">
            <w:r>
              <w:rPr>
                <w:rFonts w:ascii="Cambria" w:eastAsia="Cambria" w:hAnsi="Cambria" w:cs="Cambria"/>
                <w:color w:val="181717"/>
              </w:rPr>
              <w:t>Confidentiality or nondisclosure agreements</w:t>
            </w:r>
          </w:p>
        </w:tc>
        <w:tc>
          <w:tcPr>
            <w:tcW w:w="6485" w:type="dxa"/>
            <w:tcBorders>
              <w:top w:val="single" w:sz="4" w:space="0" w:color="181717"/>
              <w:left w:val="single" w:sz="4" w:space="0" w:color="181717"/>
              <w:bottom w:val="single" w:sz="4" w:space="0" w:color="181717"/>
              <w:right w:val="single" w:sz="8" w:space="0" w:color="181717"/>
            </w:tcBorders>
          </w:tcPr>
          <w:p w14:paraId="391FE95B" w14:textId="77777777" w:rsidR="00273F27" w:rsidRDefault="00EF0474">
            <w:pPr>
              <w:spacing w:after="75"/>
            </w:pPr>
            <w:r>
              <w:rPr>
                <w:rFonts w:ascii="Cambria" w:eastAsia="Cambria" w:hAnsi="Cambria" w:cs="Cambria"/>
                <w:i/>
                <w:color w:val="181717"/>
              </w:rPr>
              <w:t>Control</w:t>
            </w:r>
          </w:p>
          <w:p w14:paraId="18482D5D" w14:textId="77777777" w:rsidR="00273F27" w:rsidRDefault="00EF0474">
            <w:r>
              <w:rPr>
                <w:rFonts w:ascii="Cambria" w:eastAsia="Cambria" w:hAnsi="Cambria" w:cs="Cambria"/>
                <w:color w:val="181717"/>
              </w:rPr>
              <w:t>Requirements for confidentiality or non-disclosure agreements reflecting the organization’s needs for the protection of information shall be identified, regularly reviewed and documented.</w:t>
            </w:r>
          </w:p>
        </w:tc>
      </w:tr>
      <w:tr w:rsidR="00273F27" w14:paraId="5B3F841D"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582D41BB" w14:textId="77777777" w:rsidR="00273F27" w:rsidRDefault="00EF0474">
            <w:pPr>
              <w:tabs>
                <w:tab w:val="center" w:pos="224"/>
                <w:tab w:val="center" w:pos="3320"/>
              </w:tabs>
            </w:pPr>
            <w:r>
              <w:tab/>
            </w:r>
            <w:r>
              <w:rPr>
                <w:rFonts w:ascii="Cambria" w:eastAsia="Cambria" w:hAnsi="Cambria" w:cs="Cambria"/>
                <w:b/>
                <w:color w:val="181717"/>
              </w:rPr>
              <w:t xml:space="preserve">A.14 </w:t>
            </w:r>
            <w:r>
              <w:rPr>
                <w:rFonts w:ascii="Cambria" w:eastAsia="Cambria" w:hAnsi="Cambria" w:cs="Cambria"/>
                <w:b/>
                <w:color w:val="181717"/>
              </w:rPr>
              <w:tab/>
              <w:t xml:space="preserve"> System acquisition, development and maintenance</w:t>
            </w:r>
          </w:p>
        </w:tc>
      </w:tr>
      <w:tr w:rsidR="00273F27" w14:paraId="067A3BA0"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EBC3CEE" w14:textId="77777777" w:rsidR="00273F27" w:rsidRDefault="00EF0474">
            <w:r>
              <w:rPr>
                <w:rFonts w:ascii="Cambria" w:eastAsia="Cambria" w:hAnsi="Cambria" w:cs="Cambria"/>
                <w:b/>
                <w:color w:val="181717"/>
              </w:rPr>
              <w:t>A.14.1 Security requirements of information systems</w:t>
            </w:r>
          </w:p>
        </w:tc>
      </w:tr>
      <w:tr w:rsidR="00273F27" w14:paraId="3FAF4882" w14:textId="77777777">
        <w:trPr>
          <w:trHeight w:val="825"/>
        </w:trPr>
        <w:tc>
          <w:tcPr>
            <w:tcW w:w="9751" w:type="dxa"/>
            <w:gridSpan w:val="3"/>
            <w:tcBorders>
              <w:top w:val="single" w:sz="4" w:space="0" w:color="181717"/>
              <w:left w:val="single" w:sz="8" w:space="0" w:color="181717"/>
              <w:bottom w:val="single" w:sz="4" w:space="0" w:color="181717"/>
              <w:right w:val="single" w:sz="8" w:space="0" w:color="181717"/>
            </w:tcBorders>
          </w:tcPr>
          <w:p w14:paraId="1A4E0F57" w14:textId="77777777" w:rsidR="00273F27" w:rsidRDefault="00EF0474">
            <w:r>
              <w:rPr>
                <w:rFonts w:ascii="Cambria" w:eastAsia="Cambria" w:hAnsi="Cambria" w:cs="Cambria"/>
                <w:color w:val="181717"/>
              </w:rPr>
              <w:t>Objective: To ensure that information security is an integral part of information systems across the entire lifecycle. This also includes the requirements for information systems which provide services over public networks.</w:t>
            </w:r>
          </w:p>
        </w:tc>
      </w:tr>
      <w:tr w:rsidR="00273F27" w14:paraId="2F5A17F2"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27D7D24" w14:textId="77777777" w:rsidR="00273F27" w:rsidRDefault="00EF0474">
            <w:r>
              <w:rPr>
                <w:rFonts w:ascii="Cambria" w:eastAsia="Cambria" w:hAnsi="Cambria" w:cs="Cambria"/>
                <w:color w:val="181717"/>
              </w:rPr>
              <w:t>A.14.1.1</w:t>
            </w:r>
          </w:p>
        </w:tc>
        <w:tc>
          <w:tcPr>
            <w:tcW w:w="2290" w:type="dxa"/>
            <w:tcBorders>
              <w:top w:val="single" w:sz="4" w:space="0" w:color="181717"/>
              <w:left w:val="single" w:sz="4" w:space="0" w:color="181717"/>
              <w:bottom w:val="single" w:sz="4" w:space="0" w:color="181717"/>
              <w:right w:val="single" w:sz="4" w:space="0" w:color="181717"/>
            </w:tcBorders>
            <w:vAlign w:val="center"/>
          </w:tcPr>
          <w:p w14:paraId="6336A6B7" w14:textId="77777777" w:rsidR="00273F27" w:rsidRDefault="00EF0474">
            <w:r>
              <w:rPr>
                <w:rFonts w:ascii="Cambria" w:eastAsia="Cambria" w:hAnsi="Cambria" w:cs="Cambria"/>
                <w:color w:val="181717"/>
              </w:rPr>
              <w:t>Information security requirements analysis and specification</w:t>
            </w:r>
          </w:p>
        </w:tc>
        <w:tc>
          <w:tcPr>
            <w:tcW w:w="6485" w:type="dxa"/>
            <w:tcBorders>
              <w:top w:val="single" w:sz="4" w:space="0" w:color="181717"/>
              <w:left w:val="single" w:sz="4" w:space="0" w:color="181717"/>
              <w:bottom w:val="single" w:sz="4" w:space="0" w:color="181717"/>
              <w:right w:val="single" w:sz="8" w:space="0" w:color="181717"/>
            </w:tcBorders>
          </w:tcPr>
          <w:p w14:paraId="42A6B61D" w14:textId="77777777" w:rsidR="00273F27" w:rsidRDefault="00EF0474">
            <w:pPr>
              <w:spacing w:after="75"/>
            </w:pPr>
            <w:r>
              <w:rPr>
                <w:rFonts w:ascii="Cambria" w:eastAsia="Cambria" w:hAnsi="Cambria" w:cs="Cambria"/>
                <w:i/>
                <w:color w:val="181717"/>
              </w:rPr>
              <w:t>Control</w:t>
            </w:r>
          </w:p>
          <w:p w14:paraId="10A54523" w14:textId="77777777" w:rsidR="00273F27" w:rsidRDefault="00EF0474">
            <w:r>
              <w:rPr>
                <w:rFonts w:ascii="Cambria" w:eastAsia="Cambria" w:hAnsi="Cambria" w:cs="Cambria"/>
                <w:color w:val="181717"/>
              </w:rPr>
              <w:t>The information security related requirements shall be included in the requirements for new information systems or enhancements to existing information systems.</w:t>
            </w:r>
          </w:p>
        </w:tc>
      </w:tr>
      <w:tr w:rsidR="00273F27" w14:paraId="501E12D1"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2E557CA7" w14:textId="77777777" w:rsidR="00273F27" w:rsidRDefault="00EF0474">
            <w:r>
              <w:rPr>
                <w:rFonts w:ascii="Cambria" w:eastAsia="Cambria" w:hAnsi="Cambria" w:cs="Cambria"/>
                <w:color w:val="181717"/>
              </w:rPr>
              <w:t>A.14.1.2</w:t>
            </w:r>
          </w:p>
        </w:tc>
        <w:tc>
          <w:tcPr>
            <w:tcW w:w="2290" w:type="dxa"/>
            <w:tcBorders>
              <w:top w:val="single" w:sz="4" w:space="0" w:color="181717"/>
              <w:left w:val="single" w:sz="4" w:space="0" w:color="181717"/>
              <w:bottom w:val="single" w:sz="4" w:space="0" w:color="181717"/>
              <w:right w:val="single" w:sz="4" w:space="0" w:color="181717"/>
            </w:tcBorders>
            <w:vAlign w:val="center"/>
          </w:tcPr>
          <w:p w14:paraId="209BCF10" w14:textId="77777777" w:rsidR="00273F27" w:rsidRDefault="00EF0474">
            <w:r>
              <w:rPr>
                <w:rFonts w:ascii="Cambria" w:eastAsia="Cambria" w:hAnsi="Cambria" w:cs="Cambria"/>
                <w:color w:val="181717"/>
              </w:rPr>
              <w:t xml:space="preserve">Securing application </w:t>
            </w:r>
          </w:p>
          <w:p w14:paraId="14635BBA" w14:textId="77777777" w:rsidR="00273F27" w:rsidRDefault="00EF0474">
            <w:r>
              <w:rPr>
                <w:rFonts w:ascii="Cambria" w:eastAsia="Cambria" w:hAnsi="Cambria" w:cs="Cambria"/>
                <w:color w:val="181717"/>
              </w:rPr>
              <w:t>services on public networks</w:t>
            </w:r>
          </w:p>
        </w:tc>
        <w:tc>
          <w:tcPr>
            <w:tcW w:w="6485" w:type="dxa"/>
            <w:tcBorders>
              <w:top w:val="single" w:sz="4" w:space="0" w:color="181717"/>
              <w:left w:val="single" w:sz="4" w:space="0" w:color="181717"/>
              <w:bottom w:val="single" w:sz="4" w:space="0" w:color="181717"/>
              <w:right w:val="single" w:sz="8" w:space="0" w:color="181717"/>
            </w:tcBorders>
          </w:tcPr>
          <w:p w14:paraId="42C2A9EA" w14:textId="77777777" w:rsidR="00273F27" w:rsidRDefault="00EF0474">
            <w:pPr>
              <w:spacing w:after="75"/>
            </w:pPr>
            <w:r>
              <w:rPr>
                <w:rFonts w:ascii="Cambria" w:eastAsia="Cambria" w:hAnsi="Cambria" w:cs="Cambria"/>
                <w:i/>
                <w:color w:val="181717"/>
              </w:rPr>
              <w:t>Control</w:t>
            </w:r>
          </w:p>
          <w:p w14:paraId="40FD4A74" w14:textId="77777777" w:rsidR="00273F27" w:rsidRDefault="00EF0474">
            <w:r>
              <w:rPr>
                <w:rFonts w:ascii="Cambria" w:eastAsia="Cambria" w:hAnsi="Cambria" w:cs="Cambria"/>
                <w:color w:val="181717"/>
              </w:rPr>
              <w:t>Information involved in application services passing over public networks shall be protected from fraudulent activity, contract dispute and unauthorized disclosure and modification.</w:t>
            </w:r>
          </w:p>
        </w:tc>
      </w:tr>
      <w:tr w:rsidR="00273F27" w14:paraId="1F571978"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2CC4AB20" w14:textId="77777777" w:rsidR="00273F27" w:rsidRDefault="00EF0474">
            <w:r>
              <w:rPr>
                <w:rFonts w:ascii="Cambria" w:eastAsia="Cambria" w:hAnsi="Cambria" w:cs="Cambria"/>
                <w:color w:val="181717"/>
              </w:rPr>
              <w:t>A.14.1.3</w:t>
            </w:r>
          </w:p>
        </w:tc>
        <w:tc>
          <w:tcPr>
            <w:tcW w:w="2290" w:type="dxa"/>
            <w:tcBorders>
              <w:top w:val="single" w:sz="4" w:space="0" w:color="181717"/>
              <w:left w:val="single" w:sz="4" w:space="0" w:color="181717"/>
              <w:bottom w:val="single" w:sz="4" w:space="0" w:color="181717"/>
              <w:right w:val="single" w:sz="4" w:space="0" w:color="181717"/>
            </w:tcBorders>
            <w:vAlign w:val="center"/>
          </w:tcPr>
          <w:p w14:paraId="0FE5C43E" w14:textId="77777777" w:rsidR="00273F27" w:rsidRDefault="00EF0474">
            <w:r>
              <w:rPr>
                <w:rFonts w:ascii="Cambria" w:eastAsia="Cambria" w:hAnsi="Cambria" w:cs="Cambria"/>
                <w:color w:val="181717"/>
              </w:rPr>
              <w:t>Protecting application services transactions</w:t>
            </w:r>
          </w:p>
        </w:tc>
        <w:tc>
          <w:tcPr>
            <w:tcW w:w="6485" w:type="dxa"/>
            <w:tcBorders>
              <w:top w:val="single" w:sz="4" w:space="0" w:color="181717"/>
              <w:left w:val="single" w:sz="4" w:space="0" w:color="181717"/>
              <w:bottom w:val="single" w:sz="4" w:space="0" w:color="181717"/>
              <w:right w:val="single" w:sz="8" w:space="0" w:color="181717"/>
            </w:tcBorders>
          </w:tcPr>
          <w:p w14:paraId="7CA63B49" w14:textId="77777777" w:rsidR="00273F27" w:rsidRDefault="00EF0474">
            <w:pPr>
              <w:spacing w:after="75"/>
            </w:pPr>
            <w:r>
              <w:rPr>
                <w:rFonts w:ascii="Cambria" w:eastAsia="Cambria" w:hAnsi="Cambria" w:cs="Cambria"/>
                <w:i/>
                <w:color w:val="181717"/>
              </w:rPr>
              <w:t>Control</w:t>
            </w:r>
          </w:p>
          <w:p w14:paraId="103D6BA4" w14:textId="77777777" w:rsidR="00273F27" w:rsidRDefault="00EF0474">
            <w:r>
              <w:rPr>
                <w:rFonts w:ascii="Cambria" w:eastAsia="Cambria" w:hAnsi="Cambria" w:cs="Cambria"/>
                <w:color w:val="181717"/>
              </w:rPr>
              <w:t xml:space="preserve">Information involved in application service transactions shall be protected to prevent incomplete transmission, </w:t>
            </w:r>
            <w:proofErr w:type="gramStart"/>
            <w:r>
              <w:rPr>
                <w:rFonts w:ascii="Cambria" w:eastAsia="Cambria" w:hAnsi="Cambria" w:cs="Cambria"/>
                <w:color w:val="181717"/>
              </w:rPr>
              <w:t>mis-routing</w:t>
            </w:r>
            <w:proofErr w:type="gramEnd"/>
            <w:r>
              <w:rPr>
                <w:rFonts w:ascii="Cambria" w:eastAsia="Cambria" w:hAnsi="Cambria" w:cs="Cambria"/>
                <w:color w:val="181717"/>
              </w:rPr>
              <w:t>, unauthorized message alteration, unauthorized disclosure, unauthorized message duplication or replay.</w:t>
            </w:r>
          </w:p>
        </w:tc>
      </w:tr>
      <w:tr w:rsidR="00273F27" w14:paraId="1496463D"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B78CE7B" w14:textId="77777777" w:rsidR="00273F27" w:rsidRDefault="00EF0474">
            <w:r>
              <w:rPr>
                <w:rFonts w:ascii="Cambria" w:eastAsia="Cambria" w:hAnsi="Cambria" w:cs="Cambria"/>
                <w:b/>
                <w:color w:val="181717"/>
              </w:rPr>
              <w:t>A.14.2 Security in development and support processes</w:t>
            </w:r>
          </w:p>
        </w:tc>
      </w:tr>
      <w:tr w:rsidR="00273F27" w14:paraId="05FF8C03"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641147E2" w14:textId="77777777" w:rsidR="00273F27" w:rsidRDefault="00EF0474">
            <w:r>
              <w:rPr>
                <w:rFonts w:ascii="Cambria" w:eastAsia="Cambria" w:hAnsi="Cambria" w:cs="Cambria"/>
                <w:color w:val="181717"/>
              </w:rPr>
              <w:t>Objective: To ensure that information security is designed and implemented within the development lifecycle of information systems.</w:t>
            </w:r>
          </w:p>
        </w:tc>
      </w:tr>
      <w:tr w:rsidR="00273F27" w14:paraId="7834C9CB"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37AAF993" w14:textId="77777777" w:rsidR="00273F27" w:rsidRDefault="00EF0474">
            <w:r>
              <w:rPr>
                <w:rFonts w:ascii="Cambria" w:eastAsia="Cambria" w:hAnsi="Cambria" w:cs="Cambria"/>
                <w:color w:val="181717"/>
              </w:rPr>
              <w:t>A.14.2.1</w:t>
            </w:r>
          </w:p>
        </w:tc>
        <w:tc>
          <w:tcPr>
            <w:tcW w:w="2290" w:type="dxa"/>
            <w:tcBorders>
              <w:top w:val="single" w:sz="4" w:space="0" w:color="181717"/>
              <w:left w:val="single" w:sz="4" w:space="0" w:color="181717"/>
              <w:bottom w:val="single" w:sz="4" w:space="0" w:color="181717"/>
              <w:right w:val="single" w:sz="4" w:space="0" w:color="181717"/>
            </w:tcBorders>
            <w:vAlign w:val="center"/>
          </w:tcPr>
          <w:p w14:paraId="353555DE" w14:textId="77777777" w:rsidR="00273F27" w:rsidRDefault="00EF0474">
            <w:r>
              <w:rPr>
                <w:rFonts w:ascii="Cambria" w:eastAsia="Cambria" w:hAnsi="Cambria" w:cs="Cambria"/>
                <w:color w:val="181717"/>
              </w:rPr>
              <w:t>Secure development policy</w:t>
            </w:r>
          </w:p>
        </w:tc>
        <w:tc>
          <w:tcPr>
            <w:tcW w:w="6485" w:type="dxa"/>
            <w:tcBorders>
              <w:top w:val="single" w:sz="4" w:space="0" w:color="181717"/>
              <w:left w:val="single" w:sz="4" w:space="0" w:color="181717"/>
              <w:bottom w:val="single" w:sz="4" w:space="0" w:color="181717"/>
              <w:right w:val="single" w:sz="8" w:space="0" w:color="181717"/>
            </w:tcBorders>
          </w:tcPr>
          <w:p w14:paraId="5A2BFAD7" w14:textId="77777777" w:rsidR="00273F27" w:rsidRDefault="00EF0474">
            <w:pPr>
              <w:spacing w:after="75"/>
            </w:pPr>
            <w:r>
              <w:rPr>
                <w:rFonts w:ascii="Cambria" w:eastAsia="Cambria" w:hAnsi="Cambria" w:cs="Cambria"/>
                <w:i/>
                <w:color w:val="181717"/>
              </w:rPr>
              <w:t>Control</w:t>
            </w:r>
          </w:p>
          <w:p w14:paraId="6442F819" w14:textId="77777777" w:rsidR="00273F27" w:rsidRDefault="00EF0474">
            <w:r>
              <w:rPr>
                <w:rFonts w:ascii="Cambria" w:eastAsia="Cambria" w:hAnsi="Cambria" w:cs="Cambria"/>
                <w:color w:val="181717"/>
              </w:rPr>
              <w:t>Rules for the development of software and systems shall be established and applied to developments within the organization.</w:t>
            </w:r>
          </w:p>
        </w:tc>
      </w:tr>
      <w:tr w:rsidR="00273F27" w14:paraId="6FB074D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C2E7479" w14:textId="77777777" w:rsidR="00273F27" w:rsidRDefault="00EF0474">
            <w:r>
              <w:rPr>
                <w:rFonts w:ascii="Cambria" w:eastAsia="Cambria" w:hAnsi="Cambria" w:cs="Cambria"/>
                <w:color w:val="181717"/>
              </w:rPr>
              <w:t>A.14.2.2</w:t>
            </w:r>
          </w:p>
        </w:tc>
        <w:tc>
          <w:tcPr>
            <w:tcW w:w="2290" w:type="dxa"/>
            <w:tcBorders>
              <w:top w:val="single" w:sz="4" w:space="0" w:color="181717"/>
              <w:left w:val="single" w:sz="4" w:space="0" w:color="181717"/>
              <w:bottom w:val="single" w:sz="4" w:space="0" w:color="181717"/>
              <w:right w:val="single" w:sz="4" w:space="0" w:color="181717"/>
            </w:tcBorders>
            <w:vAlign w:val="center"/>
          </w:tcPr>
          <w:p w14:paraId="3D370605" w14:textId="77777777" w:rsidR="00273F27" w:rsidRDefault="00EF0474">
            <w:r>
              <w:rPr>
                <w:rFonts w:ascii="Cambria" w:eastAsia="Cambria" w:hAnsi="Cambria" w:cs="Cambria"/>
                <w:color w:val="181717"/>
              </w:rPr>
              <w:t>System change control procedures</w:t>
            </w:r>
          </w:p>
        </w:tc>
        <w:tc>
          <w:tcPr>
            <w:tcW w:w="6485" w:type="dxa"/>
            <w:tcBorders>
              <w:top w:val="single" w:sz="4" w:space="0" w:color="181717"/>
              <w:left w:val="single" w:sz="4" w:space="0" w:color="181717"/>
              <w:bottom w:val="single" w:sz="4" w:space="0" w:color="181717"/>
              <w:right w:val="single" w:sz="8" w:space="0" w:color="181717"/>
            </w:tcBorders>
          </w:tcPr>
          <w:p w14:paraId="02EED346" w14:textId="77777777" w:rsidR="00273F27" w:rsidRDefault="00EF0474">
            <w:pPr>
              <w:spacing w:after="75"/>
            </w:pPr>
            <w:r>
              <w:rPr>
                <w:rFonts w:ascii="Cambria" w:eastAsia="Cambria" w:hAnsi="Cambria" w:cs="Cambria"/>
                <w:i/>
                <w:color w:val="181717"/>
              </w:rPr>
              <w:t>Control</w:t>
            </w:r>
          </w:p>
          <w:p w14:paraId="1F2BD5A9" w14:textId="77777777" w:rsidR="00273F27" w:rsidRDefault="00EF0474">
            <w:r>
              <w:rPr>
                <w:rFonts w:ascii="Cambria" w:eastAsia="Cambria" w:hAnsi="Cambria" w:cs="Cambria"/>
                <w:color w:val="181717"/>
              </w:rPr>
              <w:t xml:space="preserve">Changes to systems within the development lifecycle shall be controlled </w:t>
            </w:r>
            <w:proofErr w:type="gramStart"/>
            <w:r>
              <w:rPr>
                <w:rFonts w:ascii="Cambria" w:eastAsia="Cambria" w:hAnsi="Cambria" w:cs="Cambria"/>
                <w:color w:val="181717"/>
              </w:rPr>
              <w:t>by the use of</w:t>
            </w:r>
            <w:proofErr w:type="gramEnd"/>
            <w:r>
              <w:rPr>
                <w:rFonts w:ascii="Cambria" w:eastAsia="Cambria" w:hAnsi="Cambria" w:cs="Cambria"/>
                <w:color w:val="181717"/>
              </w:rPr>
              <w:t xml:space="preserve"> formal change control procedures.</w:t>
            </w:r>
          </w:p>
        </w:tc>
      </w:tr>
      <w:tr w:rsidR="00273F27" w14:paraId="6F1BFFF4"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5F7F0850" w14:textId="77777777" w:rsidR="00273F27" w:rsidRDefault="00EF0474">
            <w:r>
              <w:rPr>
                <w:rFonts w:ascii="Cambria" w:eastAsia="Cambria" w:hAnsi="Cambria" w:cs="Cambria"/>
                <w:color w:val="181717"/>
              </w:rPr>
              <w:t>A.14.2.3</w:t>
            </w:r>
          </w:p>
        </w:tc>
        <w:tc>
          <w:tcPr>
            <w:tcW w:w="2290" w:type="dxa"/>
            <w:tcBorders>
              <w:top w:val="single" w:sz="4" w:space="0" w:color="181717"/>
              <w:left w:val="single" w:sz="4" w:space="0" w:color="181717"/>
              <w:bottom w:val="single" w:sz="4" w:space="0" w:color="181717"/>
              <w:right w:val="single" w:sz="4" w:space="0" w:color="181717"/>
            </w:tcBorders>
          </w:tcPr>
          <w:p w14:paraId="276EC57F" w14:textId="77777777" w:rsidR="00273F27" w:rsidRDefault="00EF0474">
            <w:r>
              <w:rPr>
                <w:rFonts w:ascii="Cambria" w:eastAsia="Cambria" w:hAnsi="Cambria" w:cs="Cambria"/>
                <w:color w:val="181717"/>
              </w:rPr>
              <w:t>Technical review of applications after operating platform changes</w:t>
            </w:r>
          </w:p>
        </w:tc>
        <w:tc>
          <w:tcPr>
            <w:tcW w:w="6485" w:type="dxa"/>
            <w:tcBorders>
              <w:top w:val="single" w:sz="4" w:space="0" w:color="181717"/>
              <w:left w:val="single" w:sz="4" w:space="0" w:color="181717"/>
              <w:bottom w:val="single" w:sz="4" w:space="0" w:color="181717"/>
              <w:right w:val="single" w:sz="8" w:space="0" w:color="181717"/>
            </w:tcBorders>
          </w:tcPr>
          <w:p w14:paraId="5F9B6A35" w14:textId="77777777" w:rsidR="00273F27" w:rsidRDefault="00EF0474">
            <w:pPr>
              <w:spacing w:after="75"/>
            </w:pPr>
            <w:r>
              <w:rPr>
                <w:rFonts w:ascii="Cambria" w:eastAsia="Cambria" w:hAnsi="Cambria" w:cs="Cambria"/>
                <w:i/>
                <w:color w:val="181717"/>
              </w:rPr>
              <w:t>Control</w:t>
            </w:r>
          </w:p>
          <w:p w14:paraId="6846619F" w14:textId="77777777" w:rsidR="00273F27" w:rsidRDefault="00EF0474">
            <w:r>
              <w:rPr>
                <w:rFonts w:ascii="Cambria" w:eastAsia="Cambria" w:hAnsi="Cambria" w:cs="Cambria"/>
                <w:color w:val="181717"/>
              </w:rPr>
              <w:t>When operating platforms are changed, business critical applications shall be reviewed and tested to ensure there is no adverse impact on organizational operations or security.</w:t>
            </w:r>
          </w:p>
        </w:tc>
      </w:tr>
      <w:tr w:rsidR="00273F27" w14:paraId="6653C9DA"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03722C3" w14:textId="77777777" w:rsidR="00273F27" w:rsidRDefault="00EF0474">
            <w:r>
              <w:rPr>
                <w:rFonts w:ascii="Cambria" w:eastAsia="Cambria" w:hAnsi="Cambria" w:cs="Cambria"/>
                <w:color w:val="181717"/>
              </w:rPr>
              <w:t>A.14.2.4</w:t>
            </w:r>
          </w:p>
        </w:tc>
        <w:tc>
          <w:tcPr>
            <w:tcW w:w="2290" w:type="dxa"/>
            <w:tcBorders>
              <w:top w:val="single" w:sz="4" w:space="0" w:color="181717"/>
              <w:left w:val="single" w:sz="4" w:space="0" w:color="181717"/>
              <w:bottom w:val="single" w:sz="4" w:space="0" w:color="181717"/>
              <w:right w:val="single" w:sz="4" w:space="0" w:color="181717"/>
            </w:tcBorders>
          </w:tcPr>
          <w:p w14:paraId="7E3D54B3" w14:textId="77777777" w:rsidR="00273F27" w:rsidRDefault="00EF0474">
            <w:r>
              <w:rPr>
                <w:rFonts w:ascii="Cambria" w:eastAsia="Cambria" w:hAnsi="Cambria" w:cs="Cambria"/>
                <w:color w:val="181717"/>
              </w:rPr>
              <w:t>Restrictions on changes to software packages</w:t>
            </w:r>
          </w:p>
        </w:tc>
        <w:tc>
          <w:tcPr>
            <w:tcW w:w="6485" w:type="dxa"/>
            <w:tcBorders>
              <w:top w:val="single" w:sz="4" w:space="0" w:color="181717"/>
              <w:left w:val="single" w:sz="4" w:space="0" w:color="181717"/>
              <w:bottom w:val="single" w:sz="4" w:space="0" w:color="181717"/>
              <w:right w:val="single" w:sz="8" w:space="0" w:color="181717"/>
            </w:tcBorders>
          </w:tcPr>
          <w:p w14:paraId="11E74A45" w14:textId="77777777" w:rsidR="00273F27" w:rsidRDefault="00EF0474">
            <w:pPr>
              <w:spacing w:after="75"/>
            </w:pPr>
            <w:r>
              <w:rPr>
                <w:rFonts w:ascii="Cambria" w:eastAsia="Cambria" w:hAnsi="Cambria" w:cs="Cambria"/>
                <w:i/>
                <w:color w:val="181717"/>
              </w:rPr>
              <w:t>Control</w:t>
            </w:r>
          </w:p>
          <w:p w14:paraId="7118FAA0" w14:textId="77777777" w:rsidR="00273F27" w:rsidRDefault="00EF0474">
            <w:r>
              <w:rPr>
                <w:rFonts w:ascii="Cambria" w:eastAsia="Cambria" w:hAnsi="Cambria" w:cs="Cambria"/>
                <w:color w:val="181717"/>
              </w:rPr>
              <w:t>Modifications to software packages shall be discouraged, limited to necessary changes and all changes shall be strictly controlled.</w:t>
            </w:r>
          </w:p>
        </w:tc>
      </w:tr>
      <w:tr w:rsidR="00273F27" w14:paraId="102BBD78"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773A89B" w14:textId="77777777" w:rsidR="00273F27" w:rsidRDefault="00EF0474">
            <w:r>
              <w:rPr>
                <w:rFonts w:ascii="Cambria" w:eastAsia="Cambria" w:hAnsi="Cambria" w:cs="Cambria"/>
                <w:color w:val="181717"/>
              </w:rPr>
              <w:lastRenderedPageBreak/>
              <w:t>A.14.2.5</w:t>
            </w:r>
          </w:p>
        </w:tc>
        <w:tc>
          <w:tcPr>
            <w:tcW w:w="2290" w:type="dxa"/>
            <w:tcBorders>
              <w:top w:val="single" w:sz="4" w:space="0" w:color="181717"/>
              <w:left w:val="single" w:sz="4" w:space="0" w:color="181717"/>
              <w:bottom w:val="single" w:sz="4" w:space="0" w:color="181717"/>
              <w:right w:val="single" w:sz="4" w:space="0" w:color="181717"/>
            </w:tcBorders>
            <w:vAlign w:val="center"/>
          </w:tcPr>
          <w:p w14:paraId="6B18182D" w14:textId="77777777" w:rsidR="00273F27" w:rsidRDefault="00EF0474">
            <w:r>
              <w:rPr>
                <w:rFonts w:ascii="Cambria" w:eastAsia="Cambria" w:hAnsi="Cambria" w:cs="Cambria"/>
                <w:color w:val="181717"/>
              </w:rPr>
              <w:t>Secure system engineering principles</w:t>
            </w:r>
          </w:p>
        </w:tc>
        <w:tc>
          <w:tcPr>
            <w:tcW w:w="6485" w:type="dxa"/>
            <w:tcBorders>
              <w:top w:val="single" w:sz="4" w:space="0" w:color="181717"/>
              <w:left w:val="single" w:sz="4" w:space="0" w:color="181717"/>
              <w:bottom w:val="single" w:sz="4" w:space="0" w:color="181717"/>
              <w:right w:val="single" w:sz="8" w:space="0" w:color="181717"/>
            </w:tcBorders>
          </w:tcPr>
          <w:p w14:paraId="16645655" w14:textId="77777777" w:rsidR="00273F27" w:rsidRDefault="00EF0474">
            <w:pPr>
              <w:spacing w:after="75"/>
            </w:pPr>
            <w:r>
              <w:rPr>
                <w:rFonts w:ascii="Cambria" w:eastAsia="Cambria" w:hAnsi="Cambria" w:cs="Cambria"/>
                <w:i/>
                <w:color w:val="181717"/>
              </w:rPr>
              <w:t>Control</w:t>
            </w:r>
          </w:p>
          <w:p w14:paraId="2250C895" w14:textId="77777777" w:rsidR="00273F27" w:rsidRDefault="00EF0474">
            <w:r>
              <w:rPr>
                <w:rFonts w:ascii="Cambria" w:eastAsia="Cambria" w:hAnsi="Cambria" w:cs="Cambria"/>
                <w:color w:val="181717"/>
              </w:rPr>
              <w:t>Principles for engineering secure systems shall be established, documented, maintained and applied to any information system implementation efforts.</w:t>
            </w:r>
          </w:p>
        </w:tc>
      </w:tr>
    </w:tbl>
    <w:p w14:paraId="7910670D" w14:textId="1D53270B" w:rsidR="00273F27" w:rsidRDefault="00EF0474">
      <w:pPr>
        <w:spacing w:after="0"/>
        <w:ind w:left="-156" w:right="176"/>
      </w:pPr>
      <w:r>
        <w:br w:type="page"/>
      </w:r>
    </w:p>
    <w:tbl>
      <w:tblPr>
        <w:tblStyle w:val="TableGrid"/>
        <w:tblpPr w:vertAnchor="text" w:tblpX="1261" w:tblpY="143"/>
        <w:tblOverlap w:val="never"/>
        <w:tblW w:w="9751" w:type="dxa"/>
        <w:tblInd w:w="0" w:type="dxa"/>
        <w:tblCellMar>
          <w:top w:w="84" w:type="dxa"/>
          <w:left w:w="45" w:type="dxa"/>
          <w:right w:w="7" w:type="dxa"/>
        </w:tblCellMar>
        <w:tblLook w:val="04A0" w:firstRow="1" w:lastRow="0" w:firstColumn="1" w:lastColumn="0" w:noHBand="0" w:noVBand="1"/>
      </w:tblPr>
      <w:tblGrid>
        <w:gridCol w:w="977"/>
        <w:gridCol w:w="2290"/>
        <w:gridCol w:w="6484"/>
      </w:tblGrid>
      <w:tr w:rsidR="00273F27" w14:paraId="76E39B6F"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054E625A" w14:textId="77777777" w:rsidR="00273F27" w:rsidRDefault="00EF0474">
            <w:r>
              <w:rPr>
                <w:rFonts w:ascii="Cambria" w:eastAsia="Cambria" w:hAnsi="Cambria" w:cs="Cambria"/>
                <w:color w:val="181717"/>
              </w:rPr>
              <w:lastRenderedPageBreak/>
              <w:t>A.14.2.6</w:t>
            </w:r>
          </w:p>
        </w:tc>
        <w:tc>
          <w:tcPr>
            <w:tcW w:w="2290" w:type="dxa"/>
            <w:tcBorders>
              <w:top w:val="single" w:sz="4" w:space="0" w:color="181717"/>
              <w:left w:val="single" w:sz="4" w:space="0" w:color="181717"/>
              <w:bottom w:val="single" w:sz="4" w:space="0" w:color="181717"/>
              <w:right w:val="single" w:sz="4" w:space="0" w:color="181717"/>
            </w:tcBorders>
            <w:vAlign w:val="center"/>
          </w:tcPr>
          <w:p w14:paraId="2B1FB74A" w14:textId="77777777" w:rsidR="00273F27" w:rsidRDefault="00EF0474">
            <w:r>
              <w:rPr>
                <w:rFonts w:ascii="Cambria" w:eastAsia="Cambria" w:hAnsi="Cambria" w:cs="Cambria"/>
                <w:color w:val="181717"/>
              </w:rPr>
              <w:t>Secure development environment</w:t>
            </w:r>
          </w:p>
        </w:tc>
        <w:tc>
          <w:tcPr>
            <w:tcW w:w="6485" w:type="dxa"/>
            <w:tcBorders>
              <w:top w:val="single" w:sz="4" w:space="0" w:color="181717"/>
              <w:left w:val="single" w:sz="4" w:space="0" w:color="181717"/>
              <w:bottom w:val="single" w:sz="4" w:space="0" w:color="181717"/>
              <w:right w:val="single" w:sz="8" w:space="0" w:color="181717"/>
            </w:tcBorders>
          </w:tcPr>
          <w:p w14:paraId="7AC76C3E" w14:textId="77777777" w:rsidR="00273F27" w:rsidRDefault="00EF0474">
            <w:pPr>
              <w:spacing w:after="75"/>
            </w:pPr>
            <w:r>
              <w:rPr>
                <w:rFonts w:ascii="Cambria" w:eastAsia="Cambria" w:hAnsi="Cambria" w:cs="Cambria"/>
                <w:i/>
                <w:color w:val="181717"/>
              </w:rPr>
              <w:t>Control</w:t>
            </w:r>
          </w:p>
          <w:p w14:paraId="4F9088F9" w14:textId="77777777" w:rsidR="00273F27" w:rsidRDefault="00EF0474">
            <w:r>
              <w:rPr>
                <w:rFonts w:ascii="Cambria" w:eastAsia="Cambria" w:hAnsi="Cambria" w:cs="Cambria"/>
                <w:color w:val="181717"/>
              </w:rPr>
              <w:t>Organizations shall establish and appropriately protect secure development environments for system development and integration efforts that cover the entire system development lifecycle.</w:t>
            </w:r>
          </w:p>
        </w:tc>
      </w:tr>
      <w:tr w:rsidR="00273F27" w14:paraId="49DE17F3"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14CEEF82" w14:textId="77777777" w:rsidR="00273F27" w:rsidRDefault="00EF0474">
            <w:r>
              <w:rPr>
                <w:rFonts w:ascii="Cambria" w:eastAsia="Cambria" w:hAnsi="Cambria" w:cs="Cambria"/>
                <w:color w:val="181717"/>
              </w:rPr>
              <w:t>A.14.2.7</w:t>
            </w:r>
          </w:p>
        </w:tc>
        <w:tc>
          <w:tcPr>
            <w:tcW w:w="2290" w:type="dxa"/>
            <w:tcBorders>
              <w:top w:val="single" w:sz="4" w:space="0" w:color="181717"/>
              <w:left w:val="single" w:sz="4" w:space="0" w:color="181717"/>
              <w:bottom w:val="single" w:sz="4" w:space="0" w:color="181717"/>
              <w:right w:val="single" w:sz="4" w:space="0" w:color="181717"/>
            </w:tcBorders>
            <w:vAlign w:val="center"/>
          </w:tcPr>
          <w:p w14:paraId="61C6FD34" w14:textId="77777777" w:rsidR="00273F27" w:rsidRDefault="00EF0474">
            <w:r>
              <w:rPr>
                <w:rFonts w:ascii="Cambria" w:eastAsia="Cambria" w:hAnsi="Cambria" w:cs="Cambria"/>
                <w:color w:val="181717"/>
              </w:rPr>
              <w:t>Outsourced development</w:t>
            </w:r>
          </w:p>
        </w:tc>
        <w:tc>
          <w:tcPr>
            <w:tcW w:w="6485" w:type="dxa"/>
            <w:tcBorders>
              <w:top w:val="single" w:sz="4" w:space="0" w:color="181717"/>
              <w:left w:val="single" w:sz="4" w:space="0" w:color="181717"/>
              <w:bottom w:val="single" w:sz="4" w:space="0" w:color="181717"/>
              <w:right w:val="single" w:sz="8" w:space="0" w:color="181717"/>
            </w:tcBorders>
          </w:tcPr>
          <w:p w14:paraId="29ECAFD3" w14:textId="77777777" w:rsidR="00273F27" w:rsidRDefault="00EF0474">
            <w:pPr>
              <w:spacing w:after="75"/>
            </w:pPr>
            <w:r>
              <w:rPr>
                <w:rFonts w:ascii="Cambria" w:eastAsia="Cambria" w:hAnsi="Cambria" w:cs="Cambria"/>
                <w:i/>
                <w:color w:val="181717"/>
              </w:rPr>
              <w:t>Control</w:t>
            </w:r>
          </w:p>
          <w:p w14:paraId="7821F5C2" w14:textId="77777777" w:rsidR="00273F27" w:rsidRDefault="00EF0474">
            <w:r>
              <w:rPr>
                <w:rFonts w:ascii="Cambria" w:eastAsia="Cambria" w:hAnsi="Cambria" w:cs="Cambria"/>
                <w:color w:val="181717"/>
              </w:rPr>
              <w:t>The organization shall supervise and monitor the activity of outsourced system development.</w:t>
            </w:r>
          </w:p>
        </w:tc>
      </w:tr>
      <w:tr w:rsidR="00273F27" w14:paraId="0373BAA2"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849A482" w14:textId="77777777" w:rsidR="00273F27" w:rsidRDefault="00EF0474">
            <w:r>
              <w:rPr>
                <w:rFonts w:ascii="Cambria" w:eastAsia="Cambria" w:hAnsi="Cambria" w:cs="Cambria"/>
                <w:color w:val="181717"/>
              </w:rPr>
              <w:t>A.14.2.8</w:t>
            </w:r>
          </w:p>
        </w:tc>
        <w:tc>
          <w:tcPr>
            <w:tcW w:w="2290" w:type="dxa"/>
            <w:tcBorders>
              <w:top w:val="single" w:sz="4" w:space="0" w:color="181717"/>
              <w:left w:val="single" w:sz="4" w:space="0" w:color="181717"/>
              <w:bottom w:val="single" w:sz="4" w:space="0" w:color="181717"/>
              <w:right w:val="single" w:sz="4" w:space="0" w:color="181717"/>
            </w:tcBorders>
            <w:vAlign w:val="center"/>
          </w:tcPr>
          <w:p w14:paraId="6C390A42" w14:textId="77777777" w:rsidR="00273F27" w:rsidRDefault="00EF0474">
            <w:r>
              <w:rPr>
                <w:rFonts w:ascii="Cambria" w:eastAsia="Cambria" w:hAnsi="Cambria" w:cs="Cambria"/>
                <w:color w:val="181717"/>
              </w:rPr>
              <w:t>System security testing</w:t>
            </w:r>
          </w:p>
        </w:tc>
        <w:tc>
          <w:tcPr>
            <w:tcW w:w="6485" w:type="dxa"/>
            <w:tcBorders>
              <w:top w:val="single" w:sz="4" w:space="0" w:color="181717"/>
              <w:left w:val="single" w:sz="4" w:space="0" w:color="181717"/>
              <w:bottom w:val="single" w:sz="4" w:space="0" w:color="181717"/>
              <w:right w:val="single" w:sz="8" w:space="0" w:color="181717"/>
            </w:tcBorders>
          </w:tcPr>
          <w:p w14:paraId="634B698E" w14:textId="77777777" w:rsidR="00273F27" w:rsidRDefault="00EF0474">
            <w:pPr>
              <w:spacing w:after="75"/>
            </w:pPr>
            <w:r>
              <w:rPr>
                <w:rFonts w:ascii="Cambria" w:eastAsia="Cambria" w:hAnsi="Cambria" w:cs="Cambria"/>
                <w:i/>
                <w:color w:val="181717"/>
              </w:rPr>
              <w:t>Control</w:t>
            </w:r>
          </w:p>
          <w:p w14:paraId="5F1D55DC" w14:textId="77777777" w:rsidR="00273F27" w:rsidRDefault="00EF0474">
            <w:r>
              <w:rPr>
                <w:rFonts w:ascii="Cambria" w:eastAsia="Cambria" w:hAnsi="Cambria" w:cs="Cambria"/>
                <w:color w:val="181717"/>
              </w:rPr>
              <w:t>Testing of security functionality shall be carried out during development.</w:t>
            </w:r>
          </w:p>
        </w:tc>
      </w:tr>
      <w:tr w:rsidR="00273F27" w14:paraId="3C3B18B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09CB86F0" w14:textId="77777777" w:rsidR="00273F27" w:rsidRDefault="00EF0474">
            <w:r>
              <w:rPr>
                <w:rFonts w:ascii="Cambria" w:eastAsia="Cambria" w:hAnsi="Cambria" w:cs="Cambria"/>
                <w:color w:val="181717"/>
              </w:rPr>
              <w:t>A.14.2.9</w:t>
            </w:r>
          </w:p>
        </w:tc>
        <w:tc>
          <w:tcPr>
            <w:tcW w:w="2290" w:type="dxa"/>
            <w:tcBorders>
              <w:top w:val="single" w:sz="4" w:space="0" w:color="181717"/>
              <w:left w:val="single" w:sz="4" w:space="0" w:color="181717"/>
              <w:bottom w:val="single" w:sz="4" w:space="0" w:color="181717"/>
              <w:right w:val="single" w:sz="4" w:space="0" w:color="181717"/>
            </w:tcBorders>
            <w:vAlign w:val="center"/>
          </w:tcPr>
          <w:p w14:paraId="60044D7F" w14:textId="77777777" w:rsidR="00273F27" w:rsidRDefault="00EF0474">
            <w:r>
              <w:rPr>
                <w:rFonts w:ascii="Cambria" w:eastAsia="Cambria" w:hAnsi="Cambria" w:cs="Cambria"/>
                <w:color w:val="181717"/>
              </w:rPr>
              <w:t>System acceptance testing</w:t>
            </w:r>
          </w:p>
        </w:tc>
        <w:tc>
          <w:tcPr>
            <w:tcW w:w="6485" w:type="dxa"/>
            <w:tcBorders>
              <w:top w:val="single" w:sz="4" w:space="0" w:color="181717"/>
              <w:left w:val="single" w:sz="4" w:space="0" w:color="181717"/>
              <w:bottom w:val="single" w:sz="4" w:space="0" w:color="181717"/>
              <w:right w:val="single" w:sz="8" w:space="0" w:color="181717"/>
            </w:tcBorders>
          </w:tcPr>
          <w:p w14:paraId="201DF6B4" w14:textId="77777777" w:rsidR="00273F27" w:rsidRDefault="00EF0474">
            <w:pPr>
              <w:spacing w:after="75"/>
            </w:pPr>
            <w:r>
              <w:rPr>
                <w:rFonts w:ascii="Cambria" w:eastAsia="Cambria" w:hAnsi="Cambria" w:cs="Cambria"/>
                <w:i/>
                <w:color w:val="181717"/>
              </w:rPr>
              <w:t>Control</w:t>
            </w:r>
          </w:p>
          <w:p w14:paraId="388E0AA4" w14:textId="77777777" w:rsidR="00273F27" w:rsidRDefault="00EF0474">
            <w:r>
              <w:rPr>
                <w:rFonts w:ascii="Cambria" w:eastAsia="Cambria" w:hAnsi="Cambria" w:cs="Cambria"/>
                <w:color w:val="181717"/>
              </w:rPr>
              <w:t>Acceptance testing programs and related criteria shall be established for new information systems, upgrades and new versions.</w:t>
            </w:r>
          </w:p>
        </w:tc>
      </w:tr>
      <w:tr w:rsidR="00273F27" w14:paraId="3C85F15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422FBD82" w14:textId="77777777" w:rsidR="00273F27" w:rsidRDefault="00EF0474">
            <w:r>
              <w:rPr>
                <w:rFonts w:ascii="Cambria" w:eastAsia="Cambria" w:hAnsi="Cambria" w:cs="Cambria"/>
                <w:b/>
                <w:color w:val="181717"/>
              </w:rPr>
              <w:t>A.14.3 Test data</w:t>
            </w:r>
          </w:p>
        </w:tc>
      </w:tr>
      <w:tr w:rsidR="00273F27" w14:paraId="708843CE"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7987F9D4" w14:textId="77777777" w:rsidR="00273F27" w:rsidRDefault="00EF0474">
            <w:r>
              <w:rPr>
                <w:rFonts w:ascii="Cambria" w:eastAsia="Cambria" w:hAnsi="Cambria" w:cs="Cambria"/>
                <w:color w:val="181717"/>
              </w:rPr>
              <w:t>Objective: To ensure the protection of data used for testing.</w:t>
            </w:r>
          </w:p>
        </w:tc>
      </w:tr>
      <w:tr w:rsidR="00273F27" w14:paraId="1D5F5630" w14:textId="77777777">
        <w:trPr>
          <w:trHeight w:val="697"/>
        </w:trPr>
        <w:tc>
          <w:tcPr>
            <w:tcW w:w="977" w:type="dxa"/>
            <w:tcBorders>
              <w:top w:val="single" w:sz="4" w:space="0" w:color="181717"/>
              <w:left w:val="single" w:sz="8" w:space="0" w:color="181717"/>
              <w:bottom w:val="single" w:sz="4" w:space="0" w:color="181717"/>
              <w:right w:val="single" w:sz="4" w:space="0" w:color="181717"/>
            </w:tcBorders>
            <w:vAlign w:val="center"/>
          </w:tcPr>
          <w:p w14:paraId="369E378A" w14:textId="77777777" w:rsidR="00273F27" w:rsidRDefault="00EF0474">
            <w:r>
              <w:rPr>
                <w:rFonts w:ascii="Cambria" w:eastAsia="Cambria" w:hAnsi="Cambria" w:cs="Cambria"/>
                <w:color w:val="181717"/>
              </w:rPr>
              <w:t>A.14.3.1</w:t>
            </w:r>
          </w:p>
        </w:tc>
        <w:tc>
          <w:tcPr>
            <w:tcW w:w="2290" w:type="dxa"/>
            <w:tcBorders>
              <w:top w:val="single" w:sz="4" w:space="0" w:color="181717"/>
              <w:left w:val="single" w:sz="4" w:space="0" w:color="181717"/>
              <w:bottom w:val="single" w:sz="4" w:space="0" w:color="181717"/>
              <w:right w:val="single" w:sz="4" w:space="0" w:color="181717"/>
            </w:tcBorders>
            <w:vAlign w:val="center"/>
          </w:tcPr>
          <w:p w14:paraId="6EC56CCA" w14:textId="77777777" w:rsidR="00273F27" w:rsidRDefault="00EF0474">
            <w:r>
              <w:rPr>
                <w:rFonts w:ascii="Cambria" w:eastAsia="Cambria" w:hAnsi="Cambria" w:cs="Cambria"/>
                <w:color w:val="181717"/>
              </w:rPr>
              <w:t>Protection of test data</w:t>
            </w:r>
          </w:p>
        </w:tc>
        <w:tc>
          <w:tcPr>
            <w:tcW w:w="6485" w:type="dxa"/>
            <w:tcBorders>
              <w:top w:val="single" w:sz="4" w:space="0" w:color="181717"/>
              <w:left w:val="single" w:sz="4" w:space="0" w:color="181717"/>
              <w:bottom w:val="single" w:sz="4" w:space="0" w:color="181717"/>
              <w:right w:val="single" w:sz="8" w:space="0" w:color="181717"/>
            </w:tcBorders>
          </w:tcPr>
          <w:p w14:paraId="26EB8269" w14:textId="77777777" w:rsidR="00273F27" w:rsidRDefault="00EF0474">
            <w:pPr>
              <w:spacing w:after="75"/>
            </w:pPr>
            <w:r>
              <w:rPr>
                <w:rFonts w:ascii="Cambria" w:eastAsia="Cambria" w:hAnsi="Cambria" w:cs="Cambria"/>
                <w:i/>
                <w:color w:val="181717"/>
              </w:rPr>
              <w:t>Control</w:t>
            </w:r>
          </w:p>
          <w:p w14:paraId="33F6C7E4" w14:textId="77777777" w:rsidR="00273F27" w:rsidRDefault="00EF0474">
            <w:r>
              <w:rPr>
                <w:rFonts w:ascii="Cambria" w:eastAsia="Cambria" w:hAnsi="Cambria" w:cs="Cambria"/>
                <w:color w:val="181717"/>
              </w:rPr>
              <w:t>Test data shall be selected carefully, protected and controlled.</w:t>
            </w:r>
          </w:p>
        </w:tc>
      </w:tr>
      <w:tr w:rsidR="00273F27" w14:paraId="04FE55A1"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D7A398A" w14:textId="77777777" w:rsidR="00273F27" w:rsidRDefault="00EF0474">
            <w:pPr>
              <w:tabs>
                <w:tab w:val="center" w:pos="228"/>
                <w:tab w:val="center" w:pos="1852"/>
              </w:tabs>
            </w:pPr>
            <w:r>
              <w:tab/>
            </w:r>
            <w:r>
              <w:rPr>
                <w:rFonts w:ascii="Cambria" w:eastAsia="Cambria" w:hAnsi="Cambria" w:cs="Cambria"/>
                <w:b/>
                <w:color w:val="181717"/>
              </w:rPr>
              <w:t xml:space="preserve">A.15 </w:t>
            </w:r>
            <w:r>
              <w:rPr>
                <w:rFonts w:ascii="Cambria" w:eastAsia="Cambria" w:hAnsi="Cambria" w:cs="Cambria"/>
                <w:b/>
                <w:color w:val="181717"/>
              </w:rPr>
              <w:tab/>
              <w:t>Supplier relationships</w:t>
            </w:r>
          </w:p>
        </w:tc>
      </w:tr>
      <w:tr w:rsidR="00273F27" w14:paraId="07BB5769"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2C27A395" w14:textId="77777777" w:rsidR="00273F27" w:rsidRDefault="00EF0474">
            <w:r>
              <w:rPr>
                <w:rFonts w:ascii="Cambria" w:eastAsia="Cambria" w:hAnsi="Cambria" w:cs="Cambria"/>
                <w:b/>
                <w:color w:val="181717"/>
              </w:rPr>
              <w:t>A.15.1 Information security in supplier relationships</w:t>
            </w:r>
          </w:p>
        </w:tc>
      </w:tr>
      <w:tr w:rsidR="00273F27" w14:paraId="76C10D61"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915072D" w14:textId="77777777" w:rsidR="00273F27" w:rsidRDefault="00EF0474">
            <w:r>
              <w:rPr>
                <w:rFonts w:ascii="Cambria" w:eastAsia="Cambria" w:hAnsi="Cambria" w:cs="Cambria"/>
                <w:color w:val="181717"/>
              </w:rPr>
              <w:t>Objective: To ensure protection of the organization’s assets that is accessible by suppliers.</w:t>
            </w:r>
          </w:p>
        </w:tc>
      </w:tr>
      <w:tr w:rsidR="00273F27" w14:paraId="75AF165F"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72B3FBE" w14:textId="77777777" w:rsidR="00273F27" w:rsidRDefault="00EF0474">
            <w:r>
              <w:rPr>
                <w:rFonts w:ascii="Cambria" w:eastAsia="Cambria" w:hAnsi="Cambria" w:cs="Cambria"/>
                <w:color w:val="181717"/>
              </w:rPr>
              <w:t>A.15.1.1</w:t>
            </w:r>
          </w:p>
        </w:tc>
        <w:tc>
          <w:tcPr>
            <w:tcW w:w="2290" w:type="dxa"/>
            <w:tcBorders>
              <w:top w:val="single" w:sz="4" w:space="0" w:color="181717"/>
              <w:left w:val="single" w:sz="4" w:space="0" w:color="181717"/>
              <w:bottom w:val="single" w:sz="4" w:space="0" w:color="181717"/>
              <w:right w:val="single" w:sz="4" w:space="0" w:color="181717"/>
            </w:tcBorders>
            <w:vAlign w:val="center"/>
          </w:tcPr>
          <w:p w14:paraId="01393F75" w14:textId="77777777" w:rsidR="00273F27" w:rsidRDefault="00EF0474">
            <w:r>
              <w:rPr>
                <w:rFonts w:ascii="Cambria" w:eastAsia="Cambria" w:hAnsi="Cambria" w:cs="Cambria"/>
                <w:color w:val="181717"/>
              </w:rPr>
              <w:t>Information security policy for supplier relationships</w:t>
            </w:r>
          </w:p>
        </w:tc>
        <w:tc>
          <w:tcPr>
            <w:tcW w:w="6485" w:type="dxa"/>
            <w:tcBorders>
              <w:top w:val="single" w:sz="4" w:space="0" w:color="181717"/>
              <w:left w:val="single" w:sz="4" w:space="0" w:color="181717"/>
              <w:bottom w:val="single" w:sz="4" w:space="0" w:color="181717"/>
              <w:right w:val="single" w:sz="8" w:space="0" w:color="181717"/>
            </w:tcBorders>
          </w:tcPr>
          <w:p w14:paraId="0C442068" w14:textId="77777777" w:rsidR="00273F27" w:rsidRDefault="00EF0474">
            <w:pPr>
              <w:spacing w:after="75"/>
            </w:pPr>
            <w:r>
              <w:rPr>
                <w:rFonts w:ascii="Cambria" w:eastAsia="Cambria" w:hAnsi="Cambria" w:cs="Cambria"/>
                <w:i/>
                <w:color w:val="181717"/>
              </w:rPr>
              <w:t>Control</w:t>
            </w:r>
          </w:p>
          <w:p w14:paraId="2C9BF267" w14:textId="77777777" w:rsidR="00273F27" w:rsidRDefault="00EF0474">
            <w:r>
              <w:rPr>
                <w:rFonts w:ascii="Cambria" w:eastAsia="Cambria" w:hAnsi="Cambria" w:cs="Cambria"/>
                <w:color w:val="181717"/>
              </w:rPr>
              <w:t>Information security requirements for mitigating the risks associated with supplier’s access to the organization’s assets shall be agreed with the supplier and documented.</w:t>
            </w:r>
          </w:p>
        </w:tc>
      </w:tr>
      <w:tr w:rsidR="00273F27" w14:paraId="6F109133"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58FA1E81" w14:textId="77777777" w:rsidR="00273F27" w:rsidRDefault="00EF0474">
            <w:r>
              <w:rPr>
                <w:rFonts w:ascii="Cambria" w:eastAsia="Cambria" w:hAnsi="Cambria" w:cs="Cambria"/>
                <w:color w:val="181717"/>
              </w:rPr>
              <w:t>A.15.1.2</w:t>
            </w:r>
          </w:p>
        </w:tc>
        <w:tc>
          <w:tcPr>
            <w:tcW w:w="2290" w:type="dxa"/>
            <w:tcBorders>
              <w:top w:val="single" w:sz="4" w:space="0" w:color="181717"/>
              <w:left w:val="single" w:sz="4" w:space="0" w:color="181717"/>
              <w:bottom w:val="single" w:sz="4" w:space="0" w:color="181717"/>
              <w:right w:val="single" w:sz="4" w:space="0" w:color="181717"/>
            </w:tcBorders>
            <w:vAlign w:val="center"/>
          </w:tcPr>
          <w:p w14:paraId="0E7110F6" w14:textId="77777777" w:rsidR="00273F27" w:rsidRDefault="00EF0474">
            <w:r>
              <w:rPr>
                <w:rFonts w:ascii="Cambria" w:eastAsia="Cambria" w:hAnsi="Cambria" w:cs="Cambria"/>
                <w:color w:val="181717"/>
              </w:rPr>
              <w:t xml:space="preserve">Addressing security </w:t>
            </w:r>
          </w:p>
          <w:p w14:paraId="22A45588" w14:textId="77777777" w:rsidR="00273F27" w:rsidRDefault="00EF0474">
            <w:r>
              <w:rPr>
                <w:rFonts w:ascii="Cambria" w:eastAsia="Cambria" w:hAnsi="Cambria" w:cs="Cambria"/>
                <w:color w:val="181717"/>
              </w:rPr>
              <w:t>within supplier agreements</w:t>
            </w:r>
          </w:p>
        </w:tc>
        <w:tc>
          <w:tcPr>
            <w:tcW w:w="6485" w:type="dxa"/>
            <w:tcBorders>
              <w:top w:val="single" w:sz="4" w:space="0" w:color="181717"/>
              <w:left w:val="single" w:sz="4" w:space="0" w:color="181717"/>
              <w:bottom w:val="single" w:sz="4" w:space="0" w:color="181717"/>
              <w:right w:val="single" w:sz="8" w:space="0" w:color="181717"/>
            </w:tcBorders>
          </w:tcPr>
          <w:p w14:paraId="157203AC" w14:textId="77777777" w:rsidR="00273F27" w:rsidRDefault="00EF0474">
            <w:pPr>
              <w:spacing w:after="75"/>
            </w:pPr>
            <w:r>
              <w:rPr>
                <w:rFonts w:ascii="Cambria" w:eastAsia="Cambria" w:hAnsi="Cambria" w:cs="Cambria"/>
                <w:i/>
                <w:color w:val="181717"/>
              </w:rPr>
              <w:t>Control</w:t>
            </w:r>
          </w:p>
          <w:p w14:paraId="520398FA" w14:textId="77777777" w:rsidR="00273F27" w:rsidRDefault="00EF0474">
            <w:r>
              <w:rPr>
                <w:rFonts w:ascii="Cambria" w:eastAsia="Cambria" w:hAnsi="Cambria" w:cs="Cambria"/>
                <w:color w:val="181717"/>
              </w:rPr>
              <w:t>All relevant information security requirements shall be established and agreed with each supplier that may access, process, store, communicate, or provide IT infrastructure components for, the organization’s information.</w:t>
            </w:r>
          </w:p>
        </w:tc>
      </w:tr>
      <w:tr w:rsidR="00273F27" w14:paraId="5D6E60DF"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99F3E52" w14:textId="77777777" w:rsidR="00273F27" w:rsidRDefault="00EF0474">
            <w:r>
              <w:rPr>
                <w:rFonts w:ascii="Cambria" w:eastAsia="Cambria" w:hAnsi="Cambria" w:cs="Cambria"/>
                <w:color w:val="181717"/>
              </w:rPr>
              <w:t>A.15.1.3</w:t>
            </w:r>
          </w:p>
        </w:tc>
        <w:tc>
          <w:tcPr>
            <w:tcW w:w="2290" w:type="dxa"/>
            <w:tcBorders>
              <w:top w:val="single" w:sz="4" w:space="0" w:color="181717"/>
              <w:left w:val="single" w:sz="4" w:space="0" w:color="181717"/>
              <w:bottom w:val="single" w:sz="4" w:space="0" w:color="181717"/>
              <w:right w:val="single" w:sz="4" w:space="0" w:color="181717"/>
            </w:tcBorders>
            <w:vAlign w:val="center"/>
          </w:tcPr>
          <w:p w14:paraId="1D26C61A" w14:textId="77777777" w:rsidR="00273F27" w:rsidRDefault="00EF0474">
            <w:r>
              <w:rPr>
                <w:rFonts w:ascii="Cambria" w:eastAsia="Cambria" w:hAnsi="Cambria" w:cs="Cambria"/>
                <w:color w:val="181717"/>
              </w:rPr>
              <w:t>Information and communication technology supply chain</w:t>
            </w:r>
          </w:p>
        </w:tc>
        <w:tc>
          <w:tcPr>
            <w:tcW w:w="6485" w:type="dxa"/>
            <w:tcBorders>
              <w:top w:val="single" w:sz="4" w:space="0" w:color="181717"/>
              <w:left w:val="single" w:sz="4" w:space="0" w:color="181717"/>
              <w:bottom w:val="single" w:sz="4" w:space="0" w:color="181717"/>
              <w:right w:val="single" w:sz="8" w:space="0" w:color="181717"/>
            </w:tcBorders>
          </w:tcPr>
          <w:p w14:paraId="738AA603" w14:textId="77777777" w:rsidR="00273F27" w:rsidRDefault="00EF0474">
            <w:pPr>
              <w:spacing w:after="75"/>
            </w:pPr>
            <w:r>
              <w:rPr>
                <w:rFonts w:ascii="Cambria" w:eastAsia="Cambria" w:hAnsi="Cambria" w:cs="Cambria"/>
                <w:i/>
                <w:color w:val="181717"/>
              </w:rPr>
              <w:t>Control</w:t>
            </w:r>
          </w:p>
          <w:p w14:paraId="290FC7BD" w14:textId="77777777" w:rsidR="00273F27" w:rsidRDefault="00EF0474">
            <w:r>
              <w:rPr>
                <w:rFonts w:ascii="Cambria" w:eastAsia="Cambria" w:hAnsi="Cambria" w:cs="Cambria"/>
                <w:color w:val="181717"/>
              </w:rPr>
              <w:t>Agreements with suppliers shall include requirements to address the information security risks associated with information and communications technology services and product supply chain.</w:t>
            </w:r>
          </w:p>
        </w:tc>
      </w:tr>
      <w:tr w:rsidR="00273F27" w14:paraId="5138F565"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E87223A" w14:textId="77777777" w:rsidR="00273F27" w:rsidRDefault="00EF0474">
            <w:r>
              <w:rPr>
                <w:rFonts w:ascii="Cambria" w:eastAsia="Cambria" w:hAnsi="Cambria" w:cs="Cambria"/>
                <w:b/>
                <w:color w:val="181717"/>
              </w:rPr>
              <w:t>A.15.2 Supplier service delivery management</w:t>
            </w:r>
          </w:p>
        </w:tc>
      </w:tr>
      <w:tr w:rsidR="00273F27" w14:paraId="37DD2CA2"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112AF3F1" w14:textId="77777777" w:rsidR="00273F27" w:rsidRDefault="00EF0474">
            <w:r>
              <w:rPr>
                <w:rFonts w:ascii="Cambria" w:eastAsia="Cambria" w:hAnsi="Cambria" w:cs="Cambria"/>
                <w:color w:val="181717"/>
              </w:rPr>
              <w:t>Objective: To maintain an agreed level of information security and service delivery in line with supplier agreements.</w:t>
            </w:r>
          </w:p>
        </w:tc>
      </w:tr>
      <w:tr w:rsidR="00273F27" w14:paraId="544F16A0"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3B0612A7" w14:textId="77777777" w:rsidR="00273F27" w:rsidRDefault="00EF0474">
            <w:r>
              <w:rPr>
                <w:rFonts w:ascii="Cambria" w:eastAsia="Cambria" w:hAnsi="Cambria" w:cs="Cambria"/>
                <w:color w:val="181717"/>
              </w:rPr>
              <w:lastRenderedPageBreak/>
              <w:t>A.15.2.1</w:t>
            </w:r>
          </w:p>
        </w:tc>
        <w:tc>
          <w:tcPr>
            <w:tcW w:w="2290" w:type="dxa"/>
            <w:tcBorders>
              <w:top w:val="single" w:sz="4" w:space="0" w:color="181717"/>
              <w:left w:val="single" w:sz="4" w:space="0" w:color="181717"/>
              <w:bottom w:val="single" w:sz="4" w:space="0" w:color="181717"/>
              <w:right w:val="single" w:sz="4" w:space="0" w:color="181717"/>
            </w:tcBorders>
            <w:vAlign w:val="center"/>
          </w:tcPr>
          <w:p w14:paraId="7306554D" w14:textId="77777777" w:rsidR="00273F27" w:rsidRDefault="00EF0474">
            <w:r>
              <w:rPr>
                <w:rFonts w:ascii="Cambria" w:eastAsia="Cambria" w:hAnsi="Cambria" w:cs="Cambria"/>
                <w:color w:val="181717"/>
              </w:rPr>
              <w:t>Monitoring and review of supplier services</w:t>
            </w:r>
          </w:p>
        </w:tc>
        <w:tc>
          <w:tcPr>
            <w:tcW w:w="6485" w:type="dxa"/>
            <w:tcBorders>
              <w:top w:val="single" w:sz="4" w:space="0" w:color="181717"/>
              <w:left w:val="single" w:sz="4" w:space="0" w:color="181717"/>
              <w:bottom w:val="single" w:sz="4" w:space="0" w:color="181717"/>
              <w:right w:val="single" w:sz="8" w:space="0" w:color="181717"/>
            </w:tcBorders>
          </w:tcPr>
          <w:p w14:paraId="5503537F" w14:textId="77777777" w:rsidR="00273F27" w:rsidRDefault="00EF0474">
            <w:pPr>
              <w:spacing w:after="75"/>
            </w:pPr>
            <w:r>
              <w:rPr>
                <w:rFonts w:ascii="Cambria" w:eastAsia="Cambria" w:hAnsi="Cambria" w:cs="Cambria"/>
                <w:i/>
                <w:color w:val="181717"/>
              </w:rPr>
              <w:t>Control</w:t>
            </w:r>
          </w:p>
          <w:p w14:paraId="7BA717F5" w14:textId="77777777" w:rsidR="00273F27" w:rsidRDefault="00EF0474">
            <w:r>
              <w:rPr>
                <w:rFonts w:ascii="Cambria" w:eastAsia="Cambria" w:hAnsi="Cambria" w:cs="Cambria"/>
                <w:color w:val="181717"/>
              </w:rPr>
              <w:t>Organizations shall regularly monitor, review and audit supplier service delivery.</w:t>
            </w:r>
          </w:p>
        </w:tc>
      </w:tr>
      <w:tr w:rsidR="00273F27" w14:paraId="6A5789F0" w14:textId="77777777">
        <w:trPr>
          <w:trHeight w:val="1665"/>
        </w:trPr>
        <w:tc>
          <w:tcPr>
            <w:tcW w:w="977" w:type="dxa"/>
            <w:tcBorders>
              <w:top w:val="single" w:sz="4" w:space="0" w:color="181717"/>
              <w:left w:val="single" w:sz="8" w:space="0" w:color="181717"/>
              <w:bottom w:val="single" w:sz="4" w:space="0" w:color="181717"/>
              <w:right w:val="single" w:sz="4" w:space="0" w:color="181717"/>
            </w:tcBorders>
            <w:vAlign w:val="center"/>
          </w:tcPr>
          <w:p w14:paraId="7923E571" w14:textId="77777777" w:rsidR="00273F27" w:rsidRDefault="00EF0474">
            <w:r>
              <w:rPr>
                <w:rFonts w:ascii="Cambria" w:eastAsia="Cambria" w:hAnsi="Cambria" w:cs="Cambria"/>
                <w:color w:val="181717"/>
              </w:rPr>
              <w:t>A.15.2.2</w:t>
            </w:r>
          </w:p>
        </w:tc>
        <w:tc>
          <w:tcPr>
            <w:tcW w:w="2290" w:type="dxa"/>
            <w:tcBorders>
              <w:top w:val="single" w:sz="4" w:space="0" w:color="181717"/>
              <w:left w:val="single" w:sz="4" w:space="0" w:color="181717"/>
              <w:bottom w:val="single" w:sz="4" w:space="0" w:color="181717"/>
              <w:right w:val="single" w:sz="4" w:space="0" w:color="181717"/>
            </w:tcBorders>
            <w:vAlign w:val="center"/>
          </w:tcPr>
          <w:p w14:paraId="712620C6" w14:textId="77777777" w:rsidR="00273F27" w:rsidRDefault="00EF0474">
            <w:r>
              <w:rPr>
                <w:rFonts w:ascii="Cambria" w:eastAsia="Cambria" w:hAnsi="Cambria" w:cs="Cambria"/>
                <w:color w:val="181717"/>
              </w:rPr>
              <w:t>Managing changes to supplier services</w:t>
            </w:r>
          </w:p>
        </w:tc>
        <w:tc>
          <w:tcPr>
            <w:tcW w:w="6485" w:type="dxa"/>
            <w:tcBorders>
              <w:top w:val="single" w:sz="4" w:space="0" w:color="181717"/>
              <w:left w:val="single" w:sz="4" w:space="0" w:color="181717"/>
              <w:bottom w:val="single" w:sz="4" w:space="0" w:color="181717"/>
              <w:right w:val="single" w:sz="8" w:space="0" w:color="181717"/>
            </w:tcBorders>
          </w:tcPr>
          <w:p w14:paraId="5EC44E87" w14:textId="77777777" w:rsidR="00273F27" w:rsidRDefault="00EF0474">
            <w:pPr>
              <w:spacing w:after="75"/>
            </w:pPr>
            <w:r>
              <w:rPr>
                <w:rFonts w:ascii="Cambria" w:eastAsia="Cambria" w:hAnsi="Cambria" w:cs="Cambria"/>
                <w:i/>
                <w:color w:val="181717"/>
              </w:rPr>
              <w:t>Control</w:t>
            </w:r>
          </w:p>
          <w:p w14:paraId="2C0581F6" w14:textId="77777777" w:rsidR="00273F27" w:rsidRDefault="00EF0474">
            <w:r>
              <w:rPr>
                <w:rFonts w:ascii="Cambria" w:eastAsia="Cambria" w:hAnsi="Cambria" w:cs="Cambria"/>
                <w:color w:val="181717"/>
              </w:rPr>
              <w:t>Changes to the provision of services by suppliers, including maintaining and improving existing information security policies, procedures and controls, shall be managed, taking account of the criticality of business information, systems and processes involved and re-assessment of risks.</w:t>
            </w:r>
          </w:p>
        </w:tc>
      </w:tr>
    </w:tbl>
    <w:p w14:paraId="3B53B8A5" w14:textId="0889FCDE" w:rsidR="00273F27" w:rsidRDefault="00EF0474">
      <w:pPr>
        <w:spacing w:after="0"/>
        <w:ind w:left="-156" w:right="176"/>
      </w:pPr>
      <w:r>
        <w:br w:type="page"/>
      </w:r>
    </w:p>
    <w:tbl>
      <w:tblPr>
        <w:tblStyle w:val="TableGrid"/>
        <w:tblpPr w:vertAnchor="text" w:tblpX="581" w:tblpY="143"/>
        <w:tblOverlap w:val="never"/>
        <w:tblW w:w="9751" w:type="dxa"/>
        <w:tblInd w:w="0" w:type="dxa"/>
        <w:tblCellMar>
          <w:top w:w="85" w:type="dxa"/>
          <w:left w:w="45" w:type="dxa"/>
          <w:right w:w="46" w:type="dxa"/>
        </w:tblCellMar>
        <w:tblLook w:val="04A0" w:firstRow="1" w:lastRow="0" w:firstColumn="1" w:lastColumn="0" w:noHBand="0" w:noVBand="1"/>
      </w:tblPr>
      <w:tblGrid>
        <w:gridCol w:w="977"/>
        <w:gridCol w:w="2290"/>
        <w:gridCol w:w="6484"/>
      </w:tblGrid>
      <w:tr w:rsidR="00273F27" w14:paraId="35849CDB"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5DF6078" w14:textId="77777777" w:rsidR="00273F27" w:rsidRDefault="00EF0474">
            <w:pPr>
              <w:tabs>
                <w:tab w:val="center" w:pos="226"/>
                <w:tab w:val="center" w:pos="2918"/>
              </w:tabs>
            </w:pPr>
            <w:r>
              <w:lastRenderedPageBreak/>
              <w:tab/>
            </w:r>
            <w:r>
              <w:rPr>
                <w:rFonts w:ascii="Cambria" w:eastAsia="Cambria" w:hAnsi="Cambria" w:cs="Cambria"/>
                <w:b/>
                <w:color w:val="181717"/>
              </w:rPr>
              <w:t xml:space="preserve">A.16 </w:t>
            </w:r>
            <w:r>
              <w:rPr>
                <w:rFonts w:ascii="Cambria" w:eastAsia="Cambria" w:hAnsi="Cambria" w:cs="Cambria"/>
                <w:b/>
                <w:color w:val="181717"/>
              </w:rPr>
              <w:tab/>
              <w:t>Information security incident management</w:t>
            </w:r>
          </w:p>
        </w:tc>
      </w:tr>
      <w:tr w:rsidR="00273F27" w14:paraId="139347E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B825F6A" w14:textId="77777777" w:rsidR="00273F27" w:rsidRDefault="00EF0474">
            <w:r>
              <w:rPr>
                <w:rFonts w:ascii="Cambria" w:eastAsia="Cambria" w:hAnsi="Cambria" w:cs="Cambria"/>
                <w:b/>
                <w:color w:val="181717"/>
              </w:rPr>
              <w:t>A.16.1 Management of information security incidents and improvements</w:t>
            </w:r>
          </w:p>
        </w:tc>
      </w:tr>
      <w:tr w:rsidR="00273F27" w14:paraId="05F8264B"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1439BC44" w14:textId="77777777" w:rsidR="00273F27" w:rsidRDefault="00EF0474">
            <w:r>
              <w:rPr>
                <w:rFonts w:ascii="Cambria" w:eastAsia="Cambria" w:hAnsi="Cambria" w:cs="Cambria"/>
                <w:color w:val="181717"/>
              </w:rPr>
              <w:t>Objective: To ensure a consistent and effective approach to the management of information security incidents, including communication on security events and weaknesses.</w:t>
            </w:r>
          </w:p>
        </w:tc>
      </w:tr>
      <w:tr w:rsidR="00273F27" w14:paraId="400BD7F1"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1BE1B775" w14:textId="77777777" w:rsidR="00273F27" w:rsidRDefault="00EF0474">
            <w:r>
              <w:rPr>
                <w:rFonts w:ascii="Cambria" w:eastAsia="Cambria" w:hAnsi="Cambria" w:cs="Cambria"/>
                <w:color w:val="181717"/>
              </w:rPr>
              <w:t>A.16.1.1</w:t>
            </w:r>
          </w:p>
        </w:tc>
        <w:tc>
          <w:tcPr>
            <w:tcW w:w="2290" w:type="dxa"/>
            <w:tcBorders>
              <w:top w:val="single" w:sz="4" w:space="0" w:color="181717"/>
              <w:left w:val="single" w:sz="4" w:space="0" w:color="181717"/>
              <w:bottom w:val="single" w:sz="4" w:space="0" w:color="181717"/>
              <w:right w:val="single" w:sz="4" w:space="0" w:color="181717"/>
            </w:tcBorders>
            <w:vAlign w:val="center"/>
          </w:tcPr>
          <w:p w14:paraId="3D47BD6D" w14:textId="77777777" w:rsidR="00273F27" w:rsidRDefault="00EF0474">
            <w:r>
              <w:rPr>
                <w:rFonts w:ascii="Cambria" w:eastAsia="Cambria" w:hAnsi="Cambria" w:cs="Cambria"/>
                <w:color w:val="181717"/>
              </w:rPr>
              <w:t>Responsibilities and procedures</w:t>
            </w:r>
          </w:p>
        </w:tc>
        <w:tc>
          <w:tcPr>
            <w:tcW w:w="6485" w:type="dxa"/>
            <w:tcBorders>
              <w:top w:val="single" w:sz="4" w:space="0" w:color="181717"/>
              <w:left w:val="single" w:sz="4" w:space="0" w:color="181717"/>
              <w:bottom w:val="single" w:sz="4" w:space="0" w:color="181717"/>
              <w:right w:val="single" w:sz="8" w:space="0" w:color="181717"/>
            </w:tcBorders>
          </w:tcPr>
          <w:p w14:paraId="043AC1BD" w14:textId="77777777" w:rsidR="00273F27" w:rsidRDefault="00EF0474">
            <w:pPr>
              <w:spacing w:after="75"/>
            </w:pPr>
            <w:r>
              <w:rPr>
                <w:rFonts w:ascii="Cambria" w:eastAsia="Cambria" w:hAnsi="Cambria" w:cs="Cambria"/>
                <w:i/>
                <w:color w:val="181717"/>
              </w:rPr>
              <w:t>Control</w:t>
            </w:r>
          </w:p>
          <w:p w14:paraId="5D27198B" w14:textId="77777777" w:rsidR="00273F27" w:rsidRDefault="00EF0474">
            <w:r>
              <w:rPr>
                <w:rFonts w:ascii="Cambria" w:eastAsia="Cambria" w:hAnsi="Cambria" w:cs="Cambria"/>
                <w:color w:val="181717"/>
              </w:rPr>
              <w:t>Management responsibilities and procedures shall be established to ensure a quick, effective and orderly response to information security incidents.</w:t>
            </w:r>
          </w:p>
        </w:tc>
      </w:tr>
      <w:tr w:rsidR="00273F27" w14:paraId="2C00D2E5"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2168085A" w14:textId="77777777" w:rsidR="00273F27" w:rsidRDefault="00EF0474">
            <w:r>
              <w:rPr>
                <w:rFonts w:ascii="Cambria" w:eastAsia="Cambria" w:hAnsi="Cambria" w:cs="Cambria"/>
                <w:color w:val="181717"/>
              </w:rPr>
              <w:t>A.16.1.2</w:t>
            </w:r>
          </w:p>
        </w:tc>
        <w:tc>
          <w:tcPr>
            <w:tcW w:w="2290" w:type="dxa"/>
            <w:tcBorders>
              <w:top w:val="single" w:sz="4" w:space="0" w:color="181717"/>
              <w:left w:val="single" w:sz="4" w:space="0" w:color="181717"/>
              <w:bottom w:val="single" w:sz="4" w:space="0" w:color="181717"/>
              <w:right w:val="single" w:sz="4" w:space="0" w:color="181717"/>
            </w:tcBorders>
            <w:vAlign w:val="center"/>
          </w:tcPr>
          <w:p w14:paraId="2F152955" w14:textId="77777777" w:rsidR="00273F27" w:rsidRDefault="00EF0474">
            <w:r>
              <w:rPr>
                <w:rFonts w:ascii="Cambria" w:eastAsia="Cambria" w:hAnsi="Cambria" w:cs="Cambria"/>
                <w:color w:val="181717"/>
              </w:rPr>
              <w:t>Reporting information security events</w:t>
            </w:r>
          </w:p>
        </w:tc>
        <w:tc>
          <w:tcPr>
            <w:tcW w:w="6485" w:type="dxa"/>
            <w:tcBorders>
              <w:top w:val="single" w:sz="4" w:space="0" w:color="181717"/>
              <w:left w:val="single" w:sz="4" w:space="0" w:color="181717"/>
              <w:bottom w:val="single" w:sz="4" w:space="0" w:color="181717"/>
              <w:right w:val="single" w:sz="8" w:space="0" w:color="181717"/>
            </w:tcBorders>
          </w:tcPr>
          <w:p w14:paraId="59DF640A" w14:textId="77777777" w:rsidR="00273F27" w:rsidRDefault="00EF0474">
            <w:pPr>
              <w:spacing w:after="75"/>
            </w:pPr>
            <w:r>
              <w:rPr>
                <w:rFonts w:ascii="Cambria" w:eastAsia="Cambria" w:hAnsi="Cambria" w:cs="Cambria"/>
                <w:i/>
                <w:color w:val="181717"/>
              </w:rPr>
              <w:t>Control</w:t>
            </w:r>
          </w:p>
          <w:p w14:paraId="6A0DBC61" w14:textId="77777777" w:rsidR="00273F27" w:rsidRDefault="00EF0474">
            <w:r>
              <w:rPr>
                <w:rFonts w:ascii="Cambria" w:eastAsia="Cambria" w:hAnsi="Cambria" w:cs="Cambria"/>
                <w:color w:val="181717"/>
              </w:rPr>
              <w:t>Information security events shall be reported through appropriate management channels as quickly as possible.</w:t>
            </w:r>
          </w:p>
        </w:tc>
      </w:tr>
      <w:tr w:rsidR="00273F27" w14:paraId="5D19A7CC"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36A7661F" w14:textId="77777777" w:rsidR="00273F27" w:rsidRDefault="00EF0474">
            <w:r>
              <w:rPr>
                <w:rFonts w:ascii="Cambria" w:eastAsia="Cambria" w:hAnsi="Cambria" w:cs="Cambria"/>
                <w:color w:val="181717"/>
              </w:rPr>
              <w:t>A.16.1.3</w:t>
            </w:r>
          </w:p>
        </w:tc>
        <w:tc>
          <w:tcPr>
            <w:tcW w:w="2290" w:type="dxa"/>
            <w:tcBorders>
              <w:top w:val="single" w:sz="4" w:space="0" w:color="181717"/>
              <w:left w:val="single" w:sz="4" w:space="0" w:color="181717"/>
              <w:bottom w:val="single" w:sz="4" w:space="0" w:color="181717"/>
              <w:right w:val="single" w:sz="4" w:space="0" w:color="181717"/>
            </w:tcBorders>
            <w:vAlign w:val="center"/>
          </w:tcPr>
          <w:p w14:paraId="4F057F50" w14:textId="77777777" w:rsidR="00273F27" w:rsidRDefault="00EF0474">
            <w:r>
              <w:rPr>
                <w:rFonts w:ascii="Cambria" w:eastAsia="Cambria" w:hAnsi="Cambria" w:cs="Cambria"/>
                <w:color w:val="181717"/>
              </w:rPr>
              <w:t>Reporting information security weaknesses</w:t>
            </w:r>
          </w:p>
        </w:tc>
        <w:tc>
          <w:tcPr>
            <w:tcW w:w="6485" w:type="dxa"/>
            <w:tcBorders>
              <w:top w:val="single" w:sz="4" w:space="0" w:color="181717"/>
              <w:left w:val="single" w:sz="4" w:space="0" w:color="181717"/>
              <w:bottom w:val="single" w:sz="4" w:space="0" w:color="181717"/>
              <w:right w:val="single" w:sz="8" w:space="0" w:color="181717"/>
            </w:tcBorders>
          </w:tcPr>
          <w:p w14:paraId="20F207EA" w14:textId="77777777" w:rsidR="00273F27" w:rsidRDefault="00EF0474">
            <w:pPr>
              <w:spacing w:after="75"/>
            </w:pPr>
            <w:r>
              <w:rPr>
                <w:rFonts w:ascii="Cambria" w:eastAsia="Cambria" w:hAnsi="Cambria" w:cs="Cambria"/>
                <w:i/>
                <w:color w:val="181717"/>
              </w:rPr>
              <w:t>Control</w:t>
            </w:r>
          </w:p>
          <w:p w14:paraId="00266C69" w14:textId="77777777" w:rsidR="00273F27" w:rsidRDefault="00EF0474">
            <w:r>
              <w:rPr>
                <w:rFonts w:ascii="Cambria" w:eastAsia="Cambria" w:hAnsi="Cambria" w:cs="Cambria"/>
                <w:color w:val="181717"/>
              </w:rPr>
              <w:t>Employees and contractors using the organization’s information systems and services shall be required to note and report any observed or suspected information security weaknesses in systems or services.</w:t>
            </w:r>
          </w:p>
        </w:tc>
      </w:tr>
      <w:tr w:rsidR="00273F27" w14:paraId="7A176DE7"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C472B08" w14:textId="77777777" w:rsidR="00273F27" w:rsidRDefault="00EF0474">
            <w:r>
              <w:rPr>
                <w:rFonts w:ascii="Cambria" w:eastAsia="Cambria" w:hAnsi="Cambria" w:cs="Cambria"/>
                <w:color w:val="181717"/>
              </w:rPr>
              <w:t>A.16.1.4</w:t>
            </w:r>
          </w:p>
        </w:tc>
        <w:tc>
          <w:tcPr>
            <w:tcW w:w="2290" w:type="dxa"/>
            <w:tcBorders>
              <w:top w:val="single" w:sz="4" w:space="0" w:color="181717"/>
              <w:left w:val="single" w:sz="4" w:space="0" w:color="181717"/>
              <w:bottom w:val="single" w:sz="4" w:space="0" w:color="181717"/>
              <w:right w:val="single" w:sz="4" w:space="0" w:color="181717"/>
            </w:tcBorders>
            <w:vAlign w:val="center"/>
          </w:tcPr>
          <w:p w14:paraId="114AA5AE" w14:textId="77777777" w:rsidR="00273F27" w:rsidRDefault="00EF0474">
            <w:r>
              <w:rPr>
                <w:rFonts w:ascii="Cambria" w:eastAsia="Cambria" w:hAnsi="Cambria" w:cs="Cambria"/>
                <w:color w:val="181717"/>
              </w:rPr>
              <w:t>Assessment of and decision on information security events</w:t>
            </w:r>
          </w:p>
        </w:tc>
        <w:tc>
          <w:tcPr>
            <w:tcW w:w="6485" w:type="dxa"/>
            <w:tcBorders>
              <w:top w:val="single" w:sz="4" w:space="0" w:color="181717"/>
              <w:left w:val="single" w:sz="4" w:space="0" w:color="181717"/>
              <w:bottom w:val="single" w:sz="4" w:space="0" w:color="181717"/>
              <w:right w:val="single" w:sz="8" w:space="0" w:color="181717"/>
            </w:tcBorders>
          </w:tcPr>
          <w:p w14:paraId="77C2BA88" w14:textId="77777777" w:rsidR="00273F27" w:rsidRDefault="00EF0474">
            <w:pPr>
              <w:spacing w:after="75"/>
            </w:pPr>
            <w:r>
              <w:rPr>
                <w:rFonts w:ascii="Cambria" w:eastAsia="Cambria" w:hAnsi="Cambria" w:cs="Cambria"/>
                <w:i/>
                <w:color w:val="181717"/>
              </w:rPr>
              <w:t>Control</w:t>
            </w:r>
          </w:p>
          <w:p w14:paraId="047AE7B3" w14:textId="77777777" w:rsidR="00273F27" w:rsidRDefault="00EF0474">
            <w:r>
              <w:rPr>
                <w:rFonts w:ascii="Cambria" w:eastAsia="Cambria" w:hAnsi="Cambria" w:cs="Cambria"/>
                <w:color w:val="181717"/>
              </w:rPr>
              <w:t xml:space="preserve">Information security events shall be </w:t>
            </w:r>
            <w:proofErr w:type="gramStart"/>
            <w:r>
              <w:rPr>
                <w:rFonts w:ascii="Cambria" w:eastAsia="Cambria" w:hAnsi="Cambria" w:cs="Cambria"/>
                <w:color w:val="181717"/>
              </w:rPr>
              <w:t>assessed</w:t>
            </w:r>
            <w:proofErr w:type="gramEnd"/>
            <w:r>
              <w:rPr>
                <w:rFonts w:ascii="Cambria" w:eastAsia="Cambria" w:hAnsi="Cambria" w:cs="Cambria"/>
                <w:color w:val="181717"/>
              </w:rPr>
              <w:t xml:space="preserve"> and it shall be decided if they are to be classified as information security incidents.</w:t>
            </w:r>
          </w:p>
        </w:tc>
      </w:tr>
      <w:tr w:rsidR="00273F27" w14:paraId="64CB4437"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6FE039BD" w14:textId="77777777" w:rsidR="00273F27" w:rsidRDefault="00EF0474">
            <w:r>
              <w:rPr>
                <w:rFonts w:ascii="Cambria" w:eastAsia="Cambria" w:hAnsi="Cambria" w:cs="Cambria"/>
                <w:color w:val="181717"/>
              </w:rPr>
              <w:t>A.16.1.5</w:t>
            </w:r>
          </w:p>
        </w:tc>
        <w:tc>
          <w:tcPr>
            <w:tcW w:w="2290" w:type="dxa"/>
            <w:tcBorders>
              <w:top w:val="single" w:sz="4" w:space="0" w:color="181717"/>
              <w:left w:val="single" w:sz="4" w:space="0" w:color="181717"/>
              <w:bottom w:val="single" w:sz="4" w:space="0" w:color="181717"/>
              <w:right w:val="single" w:sz="4" w:space="0" w:color="181717"/>
            </w:tcBorders>
            <w:vAlign w:val="center"/>
          </w:tcPr>
          <w:p w14:paraId="08140D90" w14:textId="77777777" w:rsidR="00273F27" w:rsidRDefault="00EF0474">
            <w:r>
              <w:rPr>
                <w:rFonts w:ascii="Cambria" w:eastAsia="Cambria" w:hAnsi="Cambria" w:cs="Cambria"/>
                <w:color w:val="181717"/>
              </w:rPr>
              <w:t>Response to information security incidents</w:t>
            </w:r>
          </w:p>
        </w:tc>
        <w:tc>
          <w:tcPr>
            <w:tcW w:w="6485" w:type="dxa"/>
            <w:tcBorders>
              <w:top w:val="single" w:sz="4" w:space="0" w:color="181717"/>
              <w:left w:val="single" w:sz="4" w:space="0" w:color="181717"/>
              <w:bottom w:val="single" w:sz="4" w:space="0" w:color="181717"/>
              <w:right w:val="single" w:sz="8" w:space="0" w:color="181717"/>
            </w:tcBorders>
          </w:tcPr>
          <w:p w14:paraId="0458F135" w14:textId="77777777" w:rsidR="00273F27" w:rsidRDefault="00EF0474">
            <w:pPr>
              <w:spacing w:after="75"/>
            </w:pPr>
            <w:r>
              <w:rPr>
                <w:rFonts w:ascii="Cambria" w:eastAsia="Cambria" w:hAnsi="Cambria" w:cs="Cambria"/>
                <w:i/>
                <w:color w:val="181717"/>
              </w:rPr>
              <w:t>Control</w:t>
            </w:r>
          </w:p>
          <w:p w14:paraId="632A31F4" w14:textId="77777777" w:rsidR="00273F27" w:rsidRDefault="00EF0474">
            <w:r>
              <w:rPr>
                <w:rFonts w:ascii="Cambria" w:eastAsia="Cambria" w:hAnsi="Cambria" w:cs="Cambria"/>
                <w:color w:val="181717"/>
              </w:rPr>
              <w:t>Information security incidents shall be responded to in accordance with the documented procedures.</w:t>
            </w:r>
          </w:p>
        </w:tc>
      </w:tr>
      <w:tr w:rsidR="00273F27" w14:paraId="6EBF13F8"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504E55E" w14:textId="77777777" w:rsidR="00273F27" w:rsidRDefault="00EF0474">
            <w:r>
              <w:rPr>
                <w:rFonts w:ascii="Cambria" w:eastAsia="Cambria" w:hAnsi="Cambria" w:cs="Cambria"/>
                <w:color w:val="181717"/>
              </w:rPr>
              <w:t>A.16.1.6</w:t>
            </w:r>
          </w:p>
        </w:tc>
        <w:tc>
          <w:tcPr>
            <w:tcW w:w="2290" w:type="dxa"/>
            <w:tcBorders>
              <w:top w:val="single" w:sz="4" w:space="0" w:color="181717"/>
              <w:left w:val="single" w:sz="4" w:space="0" w:color="181717"/>
              <w:bottom w:val="single" w:sz="4" w:space="0" w:color="181717"/>
              <w:right w:val="single" w:sz="4" w:space="0" w:color="181717"/>
            </w:tcBorders>
            <w:vAlign w:val="center"/>
          </w:tcPr>
          <w:p w14:paraId="07E03CDD" w14:textId="77777777" w:rsidR="00273F27" w:rsidRDefault="00EF0474">
            <w:r>
              <w:rPr>
                <w:rFonts w:ascii="Cambria" w:eastAsia="Cambria" w:hAnsi="Cambria" w:cs="Cambria"/>
                <w:color w:val="181717"/>
              </w:rPr>
              <w:t>Learning from information security incidents</w:t>
            </w:r>
          </w:p>
        </w:tc>
        <w:tc>
          <w:tcPr>
            <w:tcW w:w="6485" w:type="dxa"/>
            <w:tcBorders>
              <w:top w:val="single" w:sz="4" w:space="0" w:color="181717"/>
              <w:left w:val="single" w:sz="4" w:space="0" w:color="181717"/>
              <w:bottom w:val="single" w:sz="4" w:space="0" w:color="181717"/>
              <w:right w:val="single" w:sz="8" w:space="0" w:color="181717"/>
            </w:tcBorders>
          </w:tcPr>
          <w:p w14:paraId="408BAB79" w14:textId="77777777" w:rsidR="00273F27" w:rsidRDefault="00EF0474">
            <w:pPr>
              <w:spacing w:after="75"/>
            </w:pPr>
            <w:r>
              <w:rPr>
                <w:rFonts w:ascii="Cambria" w:eastAsia="Cambria" w:hAnsi="Cambria" w:cs="Cambria"/>
                <w:i/>
                <w:color w:val="181717"/>
              </w:rPr>
              <w:t>Control</w:t>
            </w:r>
          </w:p>
          <w:p w14:paraId="493E1BD8" w14:textId="77777777" w:rsidR="00273F27" w:rsidRDefault="00EF0474">
            <w:r>
              <w:rPr>
                <w:rFonts w:ascii="Cambria" w:eastAsia="Cambria" w:hAnsi="Cambria" w:cs="Cambria"/>
                <w:color w:val="181717"/>
              </w:rPr>
              <w:t>Knowledge gained from analysing and resolving information security incidents shall be used to reduce the likelihood or impact of future incidents.</w:t>
            </w:r>
          </w:p>
        </w:tc>
      </w:tr>
      <w:tr w:rsidR="00273F27" w14:paraId="03143889"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336DFD84" w14:textId="77777777" w:rsidR="00273F27" w:rsidRDefault="00EF0474">
            <w:r>
              <w:rPr>
                <w:rFonts w:ascii="Cambria" w:eastAsia="Cambria" w:hAnsi="Cambria" w:cs="Cambria"/>
                <w:color w:val="181717"/>
              </w:rPr>
              <w:t>A.16.1.7</w:t>
            </w:r>
          </w:p>
        </w:tc>
        <w:tc>
          <w:tcPr>
            <w:tcW w:w="2290" w:type="dxa"/>
            <w:tcBorders>
              <w:top w:val="single" w:sz="4" w:space="0" w:color="181717"/>
              <w:left w:val="single" w:sz="4" w:space="0" w:color="181717"/>
              <w:bottom w:val="single" w:sz="4" w:space="0" w:color="181717"/>
              <w:right w:val="single" w:sz="4" w:space="0" w:color="181717"/>
            </w:tcBorders>
            <w:vAlign w:val="center"/>
          </w:tcPr>
          <w:p w14:paraId="1DA38480" w14:textId="77777777" w:rsidR="00273F27" w:rsidRDefault="00EF0474">
            <w:r>
              <w:rPr>
                <w:rFonts w:ascii="Cambria" w:eastAsia="Cambria" w:hAnsi="Cambria" w:cs="Cambria"/>
                <w:color w:val="181717"/>
              </w:rPr>
              <w:t>Collection of evidence</w:t>
            </w:r>
          </w:p>
        </w:tc>
        <w:tc>
          <w:tcPr>
            <w:tcW w:w="6485" w:type="dxa"/>
            <w:tcBorders>
              <w:top w:val="single" w:sz="4" w:space="0" w:color="181717"/>
              <w:left w:val="single" w:sz="4" w:space="0" w:color="181717"/>
              <w:bottom w:val="single" w:sz="4" w:space="0" w:color="181717"/>
              <w:right w:val="single" w:sz="8" w:space="0" w:color="181717"/>
            </w:tcBorders>
          </w:tcPr>
          <w:p w14:paraId="251EEA49" w14:textId="77777777" w:rsidR="00273F27" w:rsidRDefault="00EF0474">
            <w:pPr>
              <w:spacing w:after="75"/>
            </w:pPr>
            <w:r>
              <w:rPr>
                <w:rFonts w:ascii="Cambria" w:eastAsia="Cambria" w:hAnsi="Cambria" w:cs="Cambria"/>
                <w:i/>
                <w:color w:val="181717"/>
              </w:rPr>
              <w:t>Control</w:t>
            </w:r>
          </w:p>
          <w:p w14:paraId="2E0EA672" w14:textId="77777777" w:rsidR="00273F27" w:rsidRDefault="00EF0474">
            <w:r>
              <w:rPr>
                <w:rFonts w:ascii="Cambria" w:eastAsia="Cambria" w:hAnsi="Cambria" w:cs="Cambria"/>
                <w:color w:val="181717"/>
              </w:rPr>
              <w:t>The organization shall define and apply procedures for the identification, collection, acquisition and preservation of information, which can serve as evidence.</w:t>
            </w:r>
          </w:p>
        </w:tc>
      </w:tr>
      <w:tr w:rsidR="00273F27" w14:paraId="071C92CE"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39C9A06F" w14:textId="77777777" w:rsidR="00273F27" w:rsidRDefault="00EF0474">
            <w:pPr>
              <w:tabs>
                <w:tab w:val="center" w:pos="223"/>
                <w:tab w:val="center" w:pos="4030"/>
              </w:tabs>
            </w:pPr>
            <w:r>
              <w:tab/>
            </w:r>
            <w:r>
              <w:rPr>
                <w:rFonts w:ascii="Cambria" w:eastAsia="Cambria" w:hAnsi="Cambria" w:cs="Cambria"/>
                <w:b/>
                <w:color w:val="181717"/>
              </w:rPr>
              <w:t xml:space="preserve">A.17 </w:t>
            </w:r>
            <w:r>
              <w:rPr>
                <w:rFonts w:ascii="Cambria" w:eastAsia="Cambria" w:hAnsi="Cambria" w:cs="Cambria"/>
                <w:b/>
                <w:color w:val="181717"/>
              </w:rPr>
              <w:tab/>
              <w:t>Information security aspects of business continuity management</w:t>
            </w:r>
          </w:p>
        </w:tc>
      </w:tr>
      <w:tr w:rsidR="00273F27" w14:paraId="0AFCEFD1"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E389019" w14:textId="77777777" w:rsidR="00273F27" w:rsidRDefault="00EF0474">
            <w:r>
              <w:rPr>
                <w:rFonts w:ascii="Cambria" w:eastAsia="Cambria" w:hAnsi="Cambria" w:cs="Cambria"/>
                <w:b/>
                <w:color w:val="181717"/>
              </w:rPr>
              <w:t>A.17.1 Information security continuity</w:t>
            </w:r>
          </w:p>
        </w:tc>
      </w:tr>
      <w:tr w:rsidR="00273F27" w14:paraId="33C297FC"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2488EB96" w14:textId="77777777" w:rsidR="00273F27" w:rsidRDefault="00EF0474">
            <w:r>
              <w:rPr>
                <w:rFonts w:ascii="Cambria" w:eastAsia="Cambria" w:hAnsi="Cambria" w:cs="Cambria"/>
                <w:color w:val="181717"/>
              </w:rPr>
              <w:t>Objective: Information security continuity shall be embedded in the organization’s business continuity management systems.</w:t>
            </w:r>
          </w:p>
        </w:tc>
      </w:tr>
      <w:tr w:rsidR="00273F27" w14:paraId="0349E1B8"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4B4D64C1" w14:textId="77777777" w:rsidR="00273F27" w:rsidRDefault="00EF0474">
            <w:r>
              <w:rPr>
                <w:rFonts w:ascii="Cambria" w:eastAsia="Cambria" w:hAnsi="Cambria" w:cs="Cambria"/>
                <w:color w:val="181717"/>
              </w:rPr>
              <w:t>A.17.1.1</w:t>
            </w:r>
          </w:p>
        </w:tc>
        <w:tc>
          <w:tcPr>
            <w:tcW w:w="2290" w:type="dxa"/>
            <w:tcBorders>
              <w:top w:val="single" w:sz="4" w:space="0" w:color="181717"/>
              <w:left w:val="single" w:sz="4" w:space="0" w:color="181717"/>
              <w:bottom w:val="single" w:sz="4" w:space="0" w:color="181717"/>
              <w:right w:val="single" w:sz="4" w:space="0" w:color="181717"/>
            </w:tcBorders>
            <w:vAlign w:val="center"/>
          </w:tcPr>
          <w:p w14:paraId="731F2184" w14:textId="77777777" w:rsidR="00273F27" w:rsidRDefault="00EF0474">
            <w:r>
              <w:rPr>
                <w:rFonts w:ascii="Cambria" w:eastAsia="Cambria" w:hAnsi="Cambria" w:cs="Cambria"/>
                <w:color w:val="181717"/>
              </w:rPr>
              <w:t>Planning information security continuity</w:t>
            </w:r>
          </w:p>
        </w:tc>
        <w:tc>
          <w:tcPr>
            <w:tcW w:w="6485" w:type="dxa"/>
            <w:tcBorders>
              <w:top w:val="single" w:sz="4" w:space="0" w:color="181717"/>
              <w:left w:val="single" w:sz="4" w:space="0" w:color="181717"/>
              <w:bottom w:val="single" w:sz="4" w:space="0" w:color="181717"/>
              <w:right w:val="single" w:sz="8" w:space="0" w:color="181717"/>
            </w:tcBorders>
          </w:tcPr>
          <w:p w14:paraId="0C55CA41" w14:textId="77777777" w:rsidR="00273F27" w:rsidRDefault="00EF0474">
            <w:pPr>
              <w:spacing w:after="75"/>
            </w:pPr>
            <w:r>
              <w:rPr>
                <w:rFonts w:ascii="Cambria" w:eastAsia="Cambria" w:hAnsi="Cambria" w:cs="Cambria"/>
                <w:i/>
                <w:color w:val="181717"/>
              </w:rPr>
              <w:t>Control</w:t>
            </w:r>
          </w:p>
          <w:p w14:paraId="523CD87C" w14:textId="77777777" w:rsidR="00273F27" w:rsidRDefault="00EF0474">
            <w:r>
              <w:rPr>
                <w:rFonts w:ascii="Cambria" w:eastAsia="Cambria" w:hAnsi="Cambria" w:cs="Cambria"/>
                <w:color w:val="181717"/>
              </w:rPr>
              <w:t>The organization shall determine its requirements for information security and the continuity of information security management in adverse situations, e.g. during a crisis or disaster.</w:t>
            </w:r>
          </w:p>
        </w:tc>
      </w:tr>
      <w:tr w:rsidR="00273F27" w14:paraId="7A861CC9"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44650D0F" w14:textId="77777777" w:rsidR="00273F27" w:rsidRDefault="00EF0474">
            <w:r>
              <w:rPr>
                <w:rFonts w:ascii="Cambria" w:eastAsia="Cambria" w:hAnsi="Cambria" w:cs="Cambria"/>
                <w:color w:val="181717"/>
              </w:rPr>
              <w:lastRenderedPageBreak/>
              <w:t>A.17.1.2</w:t>
            </w:r>
          </w:p>
        </w:tc>
        <w:tc>
          <w:tcPr>
            <w:tcW w:w="2290" w:type="dxa"/>
            <w:tcBorders>
              <w:top w:val="single" w:sz="4" w:space="0" w:color="181717"/>
              <w:left w:val="single" w:sz="4" w:space="0" w:color="181717"/>
              <w:bottom w:val="single" w:sz="4" w:space="0" w:color="181717"/>
              <w:right w:val="single" w:sz="4" w:space="0" w:color="181717"/>
            </w:tcBorders>
            <w:vAlign w:val="center"/>
          </w:tcPr>
          <w:p w14:paraId="73B2E1A6" w14:textId="77777777" w:rsidR="00273F27" w:rsidRDefault="00EF0474">
            <w:r>
              <w:rPr>
                <w:rFonts w:ascii="Cambria" w:eastAsia="Cambria" w:hAnsi="Cambria" w:cs="Cambria"/>
                <w:color w:val="181717"/>
              </w:rPr>
              <w:t>Implementing information security continuity</w:t>
            </w:r>
          </w:p>
        </w:tc>
        <w:tc>
          <w:tcPr>
            <w:tcW w:w="6485" w:type="dxa"/>
            <w:tcBorders>
              <w:top w:val="single" w:sz="4" w:space="0" w:color="181717"/>
              <w:left w:val="single" w:sz="4" w:space="0" w:color="181717"/>
              <w:bottom w:val="single" w:sz="4" w:space="0" w:color="181717"/>
              <w:right w:val="single" w:sz="8" w:space="0" w:color="181717"/>
            </w:tcBorders>
          </w:tcPr>
          <w:p w14:paraId="30878F0C" w14:textId="77777777" w:rsidR="00273F27" w:rsidRDefault="00EF0474">
            <w:pPr>
              <w:spacing w:after="75"/>
            </w:pPr>
            <w:r>
              <w:rPr>
                <w:rFonts w:ascii="Cambria" w:eastAsia="Cambria" w:hAnsi="Cambria" w:cs="Cambria"/>
                <w:i/>
                <w:color w:val="181717"/>
              </w:rPr>
              <w:t>Control</w:t>
            </w:r>
          </w:p>
          <w:p w14:paraId="5B878F02" w14:textId="77777777" w:rsidR="00273F27" w:rsidRDefault="00EF0474">
            <w:r>
              <w:rPr>
                <w:rFonts w:ascii="Cambria" w:eastAsia="Cambria" w:hAnsi="Cambria" w:cs="Cambria"/>
                <w:color w:val="181717"/>
              </w:rPr>
              <w:t>The organization shall establish, document, implement and maintain processes, procedures and controls to ensure the required level of continuity for information security during an adverse situation.</w:t>
            </w:r>
          </w:p>
        </w:tc>
      </w:tr>
    </w:tbl>
    <w:p w14:paraId="060B3BCA" w14:textId="33C8EF81" w:rsidR="00273F27" w:rsidRDefault="00EF0474">
      <w:pPr>
        <w:spacing w:after="0"/>
        <w:ind w:left="-156" w:right="176"/>
      </w:pPr>
      <w:r>
        <w:br w:type="page"/>
      </w:r>
    </w:p>
    <w:tbl>
      <w:tblPr>
        <w:tblStyle w:val="TableGrid"/>
        <w:tblpPr w:vertAnchor="text" w:tblpX="1261" w:tblpY="143"/>
        <w:tblOverlap w:val="never"/>
        <w:tblW w:w="9751" w:type="dxa"/>
        <w:tblInd w:w="0" w:type="dxa"/>
        <w:tblCellMar>
          <w:top w:w="85" w:type="dxa"/>
          <w:left w:w="45" w:type="dxa"/>
        </w:tblCellMar>
        <w:tblLook w:val="04A0" w:firstRow="1" w:lastRow="0" w:firstColumn="1" w:lastColumn="0" w:noHBand="0" w:noVBand="1"/>
      </w:tblPr>
      <w:tblGrid>
        <w:gridCol w:w="977"/>
        <w:gridCol w:w="2290"/>
        <w:gridCol w:w="6484"/>
      </w:tblGrid>
      <w:tr w:rsidR="00273F27" w14:paraId="1F26554A"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78017618" w14:textId="77777777" w:rsidR="00273F27" w:rsidRDefault="00EF0474">
            <w:r>
              <w:rPr>
                <w:rFonts w:ascii="Cambria" w:eastAsia="Cambria" w:hAnsi="Cambria" w:cs="Cambria"/>
                <w:color w:val="181717"/>
              </w:rPr>
              <w:lastRenderedPageBreak/>
              <w:t>A.17.1.3</w:t>
            </w:r>
          </w:p>
        </w:tc>
        <w:tc>
          <w:tcPr>
            <w:tcW w:w="2290" w:type="dxa"/>
            <w:tcBorders>
              <w:top w:val="single" w:sz="4" w:space="0" w:color="181717"/>
              <w:left w:val="single" w:sz="4" w:space="0" w:color="181717"/>
              <w:bottom w:val="single" w:sz="4" w:space="0" w:color="181717"/>
              <w:right w:val="single" w:sz="4" w:space="0" w:color="181717"/>
            </w:tcBorders>
            <w:vAlign w:val="center"/>
          </w:tcPr>
          <w:p w14:paraId="6B1C5C05" w14:textId="77777777" w:rsidR="00273F27" w:rsidRDefault="00EF0474">
            <w:r>
              <w:rPr>
                <w:rFonts w:ascii="Cambria" w:eastAsia="Cambria" w:hAnsi="Cambria" w:cs="Cambria"/>
                <w:color w:val="181717"/>
              </w:rPr>
              <w:t>Verify, review and evaluate information security continuity</w:t>
            </w:r>
          </w:p>
        </w:tc>
        <w:tc>
          <w:tcPr>
            <w:tcW w:w="6485" w:type="dxa"/>
            <w:tcBorders>
              <w:top w:val="single" w:sz="4" w:space="0" w:color="181717"/>
              <w:left w:val="single" w:sz="4" w:space="0" w:color="181717"/>
              <w:bottom w:val="single" w:sz="4" w:space="0" w:color="181717"/>
              <w:right w:val="single" w:sz="8" w:space="0" w:color="181717"/>
            </w:tcBorders>
          </w:tcPr>
          <w:p w14:paraId="3A031BD6" w14:textId="77777777" w:rsidR="00273F27" w:rsidRDefault="00EF0474">
            <w:pPr>
              <w:spacing w:after="75"/>
            </w:pPr>
            <w:r>
              <w:rPr>
                <w:rFonts w:ascii="Cambria" w:eastAsia="Cambria" w:hAnsi="Cambria" w:cs="Cambria"/>
                <w:i/>
                <w:color w:val="181717"/>
              </w:rPr>
              <w:t>Control</w:t>
            </w:r>
          </w:p>
          <w:p w14:paraId="244FA980" w14:textId="77777777" w:rsidR="00273F27" w:rsidRDefault="00EF0474">
            <w:r>
              <w:rPr>
                <w:rFonts w:ascii="Cambria" w:eastAsia="Cambria" w:hAnsi="Cambria" w:cs="Cambria"/>
                <w:color w:val="181717"/>
              </w:rPr>
              <w:t>The organization shall verify the established and implemented information security continuity controls at regular intervals in order to ensure that they are valid and effective during adverse situations.</w:t>
            </w:r>
          </w:p>
        </w:tc>
      </w:tr>
      <w:tr w:rsidR="00273F27" w14:paraId="2A57DA48"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CA2BDCB" w14:textId="77777777" w:rsidR="00273F27" w:rsidRDefault="00EF0474">
            <w:r>
              <w:rPr>
                <w:rFonts w:ascii="Cambria" w:eastAsia="Cambria" w:hAnsi="Cambria" w:cs="Cambria"/>
                <w:b/>
                <w:color w:val="181717"/>
              </w:rPr>
              <w:t>A.17.2 Redundancies</w:t>
            </w:r>
          </w:p>
        </w:tc>
      </w:tr>
      <w:tr w:rsidR="00273F27" w14:paraId="33638647"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075DC537" w14:textId="77777777" w:rsidR="00273F27" w:rsidRDefault="00EF0474">
            <w:r>
              <w:rPr>
                <w:rFonts w:ascii="Cambria" w:eastAsia="Cambria" w:hAnsi="Cambria" w:cs="Cambria"/>
                <w:color w:val="181717"/>
              </w:rPr>
              <w:t>Objective: To ensure availability of information processing facilities.</w:t>
            </w:r>
          </w:p>
        </w:tc>
      </w:tr>
      <w:tr w:rsidR="00273F27" w14:paraId="512EFB8C"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0C232D95" w14:textId="77777777" w:rsidR="00273F27" w:rsidRDefault="00EF0474">
            <w:r>
              <w:rPr>
                <w:rFonts w:ascii="Cambria" w:eastAsia="Cambria" w:hAnsi="Cambria" w:cs="Cambria"/>
                <w:color w:val="181717"/>
              </w:rPr>
              <w:t>A.17.2.1</w:t>
            </w:r>
          </w:p>
        </w:tc>
        <w:tc>
          <w:tcPr>
            <w:tcW w:w="2290" w:type="dxa"/>
            <w:tcBorders>
              <w:top w:val="single" w:sz="4" w:space="0" w:color="181717"/>
              <w:left w:val="single" w:sz="4" w:space="0" w:color="181717"/>
              <w:bottom w:val="single" w:sz="4" w:space="0" w:color="181717"/>
              <w:right w:val="single" w:sz="4" w:space="0" w:color="181717"/>
            </w:tcBorders>
          </w:tcPr>
          <w:p w14:paraId="3C987429" w14:textId="77777777" w:rsidR="00273F27" w:rsidRDefault="00EF0474">
            <w:r>
              <w:rPr>
                <w:rFonts w:ascii="Cambria" w:eastAsia="Cambria" w:hAnsi="Cambria" w:cs="Cambria"/>
                <w:color w:val="181717"/>
              </w:rPr>
              <w:t>Availability of information processing facilities</w:t>
            </w:r>
          </w:p>
        </w:tc>
        <w:tc>
          <w:tcPr>
            <w:tcW w:w="6485" w:type="dxa"/>
            <w:tcBorders>
              <w:top w:val="single" w:sz="4" w:space="0" w:color="181717"/>
              <w:left w:val="single" w:sz="4" w:space="0" w:color="181717"/>
              <w:bottom w:val="single" w:sz="4" w:space="0" w:color="181717"/>
              <w:right w:val="single" w:sz="8" w:space="0" w:color="181717"/>
            </w:tcBorders>
          </w:tcPr>
          <w:p w14:paraId="3FAD2A3A" w14:textId="77777777" w:rsidR="00273F27" w:rsidRDefault="00EF0474">
            <w:pPr>
              <w:spacing w:after="75"/>
            </w:pPr>
            <w:r>
              <w:rPr>
                <w:rFonts w:ascii="Cambria" w:eastAsia="Cambria" w:hAnsi="Cambria" w:cs="Cambria"/>
                <w:i/>
                <w:color w:val="181717"/>
              </w:rPr>
              <w:t>Control</w:t>
            </w:r>
          </w:p>
          <w:p w14:paraId="7139CB09" w14:textId="77777777" w:rsidR="00273F27" w:rsidRDefault="00EF0474">
            <w:r>
              <w:rPr>
                <w:rFonts w:ascii="Cambria" w:eastAsia="Cambria" w:hAnsi="Cambria" w:cs="Cambria"/>
                <w:color w:val="181717"/>
              </w:rPr>
              <w:t xml:space="preserve">Information processing facilities shall be implemented with redundancy </w:t>
            </w:r>
            <w:proofErr w:type="gramStart"/>
            <w:r>
              <w:rPr>
                <w:rFonts w:ascii="Cambria" w:eastAsia="Cambria" w:hAnsi="Cambria" w:cs="Cambria"/>
                <w:color w:val="181717"/>
              </w:rPr>
              <w:t>sufficient</w:t>
            </w:r>
            <w:proofErr w:type="gramEnd"/>
            <w:r>
              <w:rPr>
                <w:rFonts w:ascii="Cambria" w:eastAsia="Cambria" w:hAnsi="Cambria" w:cs="Cambria"/>
                <w:color w:val="181717"/>
              </w:rPr>
              <w:t xml:space="preserve"> to meet availability requirements.</w:t>
            </w:r>
          </w:p>
        </w:tc>
      </w:tr>
      <w:tr w:rsidR="00273F27" w14:paraId="31FE4EF4"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12751DA0" w14:textId="77777777" w:rsidR="00273F27" w:rsidRDefault="00EF0474">
            <w:pPr>
              <w:tabs>
                <w:tab w:val="center" w:pos="227"/>
                <w:tab w:val="center" w:pos="1315"/>
              </w:tabs>
            </w:pPr>
            <w:r>
              <w:tab/>
            </w:r>
            <w:r>
              <w:rPr>
                <w:rFonts w:ascii="Cambria" w:eastAsia="Cambria" w:hAnsi="Cambria" w:cs="Cambria"/>
                <w:b/>
                <w:color w:val="181717"/>
              </w:rPr>
              <w:t xml:space="preserve">A.18 </w:t>
            </w:r>
            <w:r>
              <w:rPr>
                <w:rFonts w:ascii="Cambria" w:eastAsia="Cambria" w:hAnsi="Cambria" w:cs="Cambria"/>
                <w:b/>
                <w:color w:val="181717"/>
              </w:rPr>
              <w:tab/>
              <w:t>Compliance</w:t>
            </w:r>
          </w:p>
        </w:tc>
      </w:tr>
      <w:tr w:rsidR="00273F27" w14:paraId="03078C42"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0427B997" w14:textId="77777777" w:rsidR="00273F27" w:rsidRDefault="00EF0474">
            <w:r>
              <w:rPr>
                <w:rFonts w:ascii="Cambria" w:eastAsia="Cambria" w:hAnsi="Cambria" w:cs="Cambria"/>
                <w:b/>
                <w:color w:val="181717"/>
              </w:rPr>
              <w:t>A.18.1 Compliance with legal and contractual requirements</w:t>
            </w:r>
          </w:p>
        </w:tc>
      </w:tr>
      <w:tr w:rsidR="00273F27" w14:paraId="3348435A"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539C6E82" w14:textId="77777777" w:rsidR="00273F27" w:rsidRDefault="00EF0474">
            <w:r>
              <w:rPr>
                <w:rFonts w:ascii="Cambria" w:eastAsia="Cambria" w:hAnsi="Cambria" w:cs="Cambria"/>
                <w:color w:val="181717"/>
              </w:rPr>
              <w:t>Objective: To avoid breaches of legal, statutory, regulatory or contractual obligations related to information security and of any security requirements.</w:t>
            </w:r>
          </w:p>
        </w:tc>
      </w:tr>
      <w:tr w:rsidR="00273F27" w14:paraId="3590D35E"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764CA12B" w14:textId="77777777" w:rsidR="00273F27" w:rsidRDefault="00EF0474">
            <w:r>
              <w:rPr>
                <w:rFonts w:ascii="Cambria" w:eastAsia="Cambria" w:hAnsi="Cambria" w:cs="Cambria"/>
                <w:color w:val="181717"/>
              </w:rPr>
              <w:t>A.18.1.1</w:t>
            </w:r>
          </w:p>
        </w:tc>
        <w:tc>
          <w:tcPr>
            <w:tcW w:w="2290" w:type="dxa"/>
            <w:tcBorders>
              <w:top w:val="single" w:sz="4" w:space="0" w:color="181717"/>
              <w:left w:val="single" w:sz="4" w:space="0" w:color="181717"/>
              <w:bottom w:val="single" w:sz="4" w:space="0" w:color="181717"/>
              <w:right w:val="single" w:sz="4" w:space="0" w:color="181717"/>
            </w:tcBorders>
            <w:vAlign w:val="center"/>
          </w:tcPr>
          <w:p w14:paraId="74CFE7C7" w14:textId="77777777" w:rsidR="00273F27" w:rsidRDefault="00EF0474">
            <w:pPr>
              <w:spacing w:line="224" w:lineRule="auto"/>
            </w:pPr>
            <w:r>
              <w:rPr>
                <w:rFonts w:ascii="Cambria" w:eastAsia="Cambria" w:hAnsi="Cambria" w:cs="Cambria"/>
                <w:color w:val="181717"/>
              </w:rPr>
              <w:t xml:space="preserve">Identification of applicable legislation and </w:t>
            </w:r>
          </w:p>
          <w:p w14:paraId="66FBB28E" w14:textId="77777777" w:rsidR="00273F27" w:rsidRDefault="00EF0474">
            <w:r>
              <w:rPr>
                <w:rFonts w:ascii="Cambria" w:eastAsia="Cambria" w:hAnsi="Cambria" w:cs="Cambria"/>
                <w:color w:val="181717"/>
              </w:rPr>
              <w:t>contractual requirements</w:t>
            </w:r>
          </w:p>
        </w:tc>
        <w:tc>
          <w:tcPr>
            <w:tcW w:w="6485" w:type="dxa"/>
            <w:tcBorders>
              <w:top w:val="single" w:sz="4" w:space="0" w:color="181717"/>
              <w:left w:val="single" w:sz="4" w:space="0" w:color="181717"/>
              <w:bottom w:val="single" w:sz="4" w:space="0" w:color="181717"/>
              <w:right w:val="single" w:sz="8" w:space="0" w:color="181717"/>
            </w:tcBorders>
          </w:tcPr>
          <w:p w14:paraId="60FDD5C3" w14:textId="77777777" w:rsidR="00273F27" w:rsidRDefault="00EF0474">
            <w:pPr>
              <w:spacing w:after="75"/>
            </w:pPr>
            <w:r>
              <w:rPr>
                <w:rFonts w:ascii="Cambria" w:eastAsia="Cambria" w:hAnsi="Cambria" w:cs="Cambria"/>
                <w:i/>
                <w:color w:val="181717"/>
              </w:rPr>
              <w:t>Control</w:t>
            </w:r>
          </w:p>
          <w:p w14:paraId="04FE946D" w14:textId="77777777" w:rsidR="00273F27" w:rsidRDefault="00EF0474">
            <w:r>
              <w:rPr>
                <w:rFonts w:ascii="Cambria" w:eastAsia="Cambria" w:hAnsi="Cambria" w:cs="Cambria"/>
                <w:color w:val="181717"/>
              </w:rPr>
              <w:t>All relevant legislative statutory, regulatory, contractual requirements and the organization’s approach to meet these requirements shall be explicitly identified, documented and kept up to date for each information system and the organization.</w:t>
            </w:r>
          </w:p>
        </w:tc>
      </w:tr>
      <w:tr w:rsidR="00273F27" w14:paraId="427BB7BD"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100998B7" w14:textId="77777777" w:rsidR="00273F27" w:rsidRDefault="00EF0474">
            <w:r>
              <w:rPr>
                <w:rFonts w:ascii="Cambria" w:eastAsia="Cambria" w:hAnsi="Cambria" w:cs="Cambria"/>
                <w:color w:val="181717"/>
              </w:rPr>
              <w:t>A.18.1.2</w:t>
            </w:r>
          </w:p>
        </w:tc>
        <w:tc>
          <w:tcPr>
            <w:tcW w:w="2290" w:type="dxa"/>
            <w:tcBorders>
              <w:top w:val="single" w:sz="4" w:space="0" w:color="181717"/>
              <w:left w:val="single" w:sz="4" w:space="0" w:color="181717"/>
              <w:bottom w:val="single" w:sz="4" w:space="0" w:color="181717"/>
              <w:right w:val="single" w:sz="4" w:space="0" w:color="181717"/>
            </w:tcBorders>
            <w:vAlign w:val="center"/>
          </w:tcPr>
          <w:p w14:paraId="5B34569B" w14:textId="77777777" w:rsidR="00273F27" w:rsidRDefault="00EF0474">
            <w:r>
              <w:rPr>
                <w:rFonts w:ascii="Cambria" w:eastAsia="Cambria" w:hAnsi="Cambria" w:cs="Cambria"/>
                <w:color w:val="181717"/>
              </w:rPr>
              <w:t>Intellectual property rights</w:t>
            </w:r>
          </w:p>
        </w:tc>
        <w:tc>
          <w:tcPr>
            <w:tcW w:w="6485" w:type="dxa"/>
            <w:tcBorders>
              <w:top w:val="single" w:sz="4" w:space="0" w:color="181717"/>
              <w:left w:val="single" w:sz="4" w:space="0" w:color="181717"/>
              <w:bottom w:val="single" w:sz="4" w:space="0" w:color="181717"/>
              <w:right w:val="single" w:sz="8" w:space="0" w:color="181717"/>
            </w:tcBorders>
          </w:tcPr>
          <w:p w14:paraId="01EB6602" w14:textId="77777777" w:rsidR="00273F27" w:rsidRDefault="00EF0474">
            <w:pPr>
              <w:spacing w:after="75"/>
            </w:pPr>
            <w:r>
              <w:rPr>
                <w:rFonts w:ascii="Cambria" w:eastAsia="Cambria" w:hAnsi="Cambria" w:cs="Cambria"/>
                <w:i/>
                <w:color w:val="181717"/>
              </w:rPr>
              <w:t>Control</w:t>
            </w:r>
          </w:p>
          <w:p w14:paraId="3EB50B35" w14:textId="77777777" w:rsidR="00273F27" w:rsidRDefault="00EF0474">
            <w:r>
              <w:rPr>
                <w:rFonts w:ascii="Cambria" w:eastAsia="Cambria" w:hAnsi="Cambria" w:cs="Cambria"/>
                <w:color w:val="181717"/>
              </w:rPr>
              <w:t>Appropriate procedures shall be implemented to ensure compliance with legislative, regulatory and contractual requirements related to intellectual property rights and use of proprietary software products.</w:t>
            </w:r>
          </w:p>
        </w:tc>
      </w:tr>
      <w:tr w:rsidR="00273F27" w14:paraId="6FB3EB6D"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1F44A315" w14:textId="77777777" w:rsidR="00273F27" w:rsidRDefault="00EF0474">
            <w:r>
              <w:rPr>
                <w:rFonts w:ascii="Cambria" w:eastAsia="Cambria" w:hAnsi="Cambria" w:cs="Cambria"/>
                <w:color w:val="181717"/>
              </w:rPr>
              <w:t>A.18.1.3</w:t>
            </w:r>
          </w:p>
        </w:tc>
        <w:tc>
          <w:tcPr>
            <w:tcW w:w="2290" w:type="dxa"/>
            <w:tcBorders>
              <w:top w:val="single" w:sz="4" w:space="0" w:color="181717"/>
              <w:left w:val="single" w:sz="4" w:space="0" w:color="181717"/>
              <w:bottom w:val="single" w:sz="4" w:space="0" w:color="181717"/>
              <w:right w:val="single" w:sz="4" w:space="0" w:color="181717"/>
            </w:tcBorders>
            <w:vAlign w:val="center"/>
          </w:tcPr>
          <w:p w14:paraId="273112CE" w14:textId="77777777" w:rsidR="00273F27" w:rsidRDefault="00EF0474">
            <w:r>
              <w:rPr>
                <w:rFonts w:ascii="Cambria" w:eastAsia="Cambria" w:hAnsi="Cambria" w:cs="Cambria"/>
                <w:color w:val="181717"/>
              </w:rPr>
              <w:t>Protection of records</w:t>
            </w:r>
          </w:p>
        </w:tc>
        <w:tc>
          <w:tcPr>
            <w:tcW w:w="6485" w:type="dxa"/>
            <w:tcBorders>
              <w:top w:val="single" w:sz="4" w:space="0" w:color="181717"/>
              <w:left w:val="single" w:sz="4" w:space="0" w:color="181717"/>
              <w:bottom w:val="single" w:sz="4" w:space="0" w:color="181717"/>
              <w:right w:val="single" w:sz="8" w:space="0" w:color="181717"/>
            </w:tcBorders>
          </w:tcPr>
          <w:p w14:paraId="20AB28D4" w14:textId="77777777" w:rsidR="00273F27" w:rsidRDefault="00EF0474">
            <w:pPr>
              <w:spacing w:after="75"/>
            </w:pPr>
            <w:r>
              <w:rPr>
                <w:rFonts w:ascii="Cambria" w:eastAsia="Cambria" w:hAnsi="Cambria" w:cs="Cambria"/>
                <w:i/>
                <w:color w:val="181717"/>
              </w:rPr>
              <w:t>Control</w:t>
            </w:r>
          </w:p>
          <w:p w14:paraId="614A0523" w14:textId="77777777" w:rsidR="00273F27" w:rsidRDefault="00EF0474">
            <w:r>
              <w:rPr>
                <w:rFonts w:ascii="Cambria" w:eastAsia="Cambria" w:hAnsi="Cambria" w:cs="Cambria"/>
                <w:color w:val="181717"/>
              </w:rPr>
              <w:t xml:space="preserve">Records shall be protected from loss, destruction, falsification, unauthorized access and unauthorized release, in accordance with </w:t>
            </w:r>
            <w:proofErr w:type="spellStart"/>
            <w:r>
              <w:rPr>
                <w:rFonts w:ascii="Cambria" w:eastAsia="Cambria" w:hAnsi="Cambria" w:cs="Cambria"/>
                <w:color w:val="181717"/>
              </w:rPr>
              <w:t>legislatory</w:t>
            </w:r>
            <w:proofErr w:type="spellEnd"/>
            <w:r>
              <w:rPr>
                <w:rFonts w:ascii="Cambria" w:eastAsia="Cambria" w:hAnsi="Cambria" w:cs="Cambria"/>
                <w:color w:val="181717"/>
              </w:rPr>
              <w:t>, regulatory, contractual and business requirements.</w:t>
            </w:r>
          </w:p>
        </w:tc>
      </w:tr>
      <w:tr w:rsidR="00273F27" w14:paraId="483C4E54" w14:textId="77777777">
        <w:trPr>
          <w:trHeight w:val="1181"/>
        </w:trPr>
        <w:tc>
          <w:tcPr>
            <w:tcW w:w="977" w:type="dxa"/>
            <w:tcBorders>
              <w:top w:val="single" w:sz="4" w:space="0" w:color="181717"/>
              <w:left w:val="single" w:sz="8" w:space="0" w:color="181717"/>
              <w:bottom w:val="single" w:sz="4" w:space="0" w:color="181717"/>
              <w:right w:val="single" w:sz="4" w:space="0" w:color="181717"/>
            </w:tcBorders>
            <w:vAlign w:val="center"/>
          </w:tcPr>
          <w:p w14:paraId="645B9B06" w14:textId="77777777" w:rsidR="00273F27" w:rsidRDefault="00EF0474">
            <w:r>
              <w:rPr>
                <w:rFonts w:ascii="Cambria" w:eastAsia="Cambria" w:hAnsi="Cambria" w:cs="Cambria"/>
                <w:color w:val="181717"/>
              </w:rPr>
              <w:t>A.18.1.4</w:t>
            </w:r>
          </w:p>
        </w:tc>
        <w:tc>
          <w:tcPr>
            <w:tcW w:w="2290" w:type="dxa"/>
            <w:tcBorders>
              <w:top w:val="single" w:sz="4" w:space="0" w:color="181717"/>
              <w:left w:val="single" w:sz="4" w:space="0" w:color="181717"/>
              <w:bottom w:val="single" w:sz="4" w:space="0" w:color="181717"/>
              <w:right w:val="single" w:sz="4" w:space="0" w:color="181717"/>
            </w:tcBorders>
            <w:vAlign w:val="center"/>
          </w:tcPr>
          <w:p w14:paraId="29571AB6" w14:textId="77777777" w:rsidR="00273F27" w:rsidRDefault="00EF0474">
            <w:r>
              <w:rPr>
                <w:rFonts w:ascii="Cambria" w:eastAsia="Cambria" w:hAnsi="Cambria" w:cs="Cambria"/>
                <w:color w:val="181717"/>
              </w:rPr>
              <w:t>Privacy and protection of personally identifiable information</w:t>
            </w:r>
          </w:p>
        </w:tc>
        <w:tc>
          <w:tcPr>
            <w:tcW w:w="6485" w:type="dxa"/>
            <w:tcBorders>
              <w:top w:val="single" w:sz="4" w:space="0" w:color="181717"/>
              <w:left w:val="single" w:sz="4" w:space="0" w:color="181717"/>
              <w:bottom w:val="single" w:sz="4" w:space="0" w:color="181717"/>
              <w:right w:val="single" w:sz="8" w:space="0" w:color="181717"/>
            </w:tcBorders>
          </w:tcPr>
          <w:p w14:paraId="0DA87051" w14:textId="77777777" w:rsidR="00273F27" w:rsidRDefault="00EF0474">
            <w:pPr>
              <w:spacing w:after="75"/>
            </w:pPr>
            <w:r>
              <w:rPr>
                <w:rFonts w:ascii="Cambria" w:eastAsia="Cambria" w:hAnsi="Cambria" w:cs="Cambria"/>
                <w:i/>
                <w:color w:val="181717"/>
              </w:rPr>
              <w:t>Control</w:t>
            </w:r>
          </w:p>
          <w:p w14:paraId="11E98FBF" w14:textId="77777777" w:rsidR="00273F27" w:rsidRDefault="00EF0474">
            <w:r>
              <w:rPr>
                <w:rFonts w:ascii="Cambria" w:eastAsia="Cambria" w:hAnsi="Cambria" w:cs="Cambria"/>
                <w:color w:val="181717"/>
              </w:rPr>
              <w:t>Privacy and protection of personally identifiable information shall be ensured as required in relevant legislation and regulation where applicable.</w:t>
            </w:r>
          </w:p>
        </w:tc>
      </w:tr>
      <w:tr w:rsidR="00273F27" w14:paraId="0ED07709" w14:textId="77777777">
        <w:trPr>
          <w:trHeight w:val="939"/>
        </w:trPr>
        <w:tc>
          <w:tcPr>
            <w:tcW w:w="977" w:type="dxa"/>
            <w:tcBorders>
              <w:top w:val="single" w:sz="4" w:space="0" w:color="181717"/>
              <w:left w:val="single" w:sz="8" w:space="0" w:color="181717"/>
              <w:bottom w:val="single" w:sz="4" w:space="0" w:color="181717"/>
              <w:right w:val="single" w:sz="4" w:space="0" w:color="181717"/>
            </w:tcBorders>
            <w:vAlign w:val="center"/>
          </w:tcPr>
          <w:p w14:paraId="4C95D258" w14:textId="77777777" w:rsidR="00273F27" w:rsidRDefault="00EF0474">
            <w:r>
              <w:rPr>
                <w:rFonts w:ascii="Cambria" w:eastAsia="Cambria" w:hAnsi="Cambria" w:cs="Cambria"/>
                <w:color w:val="181717"/>
              </w:rPr>
              <w:t>A.18.1.5</w:t>
            </w:r>
          </w:p>
        </w:tc>
        <w:tc>
          <w:tcPr>
            <w:tcW w:w="2290" w:type="dxa"/>
            <w:tcBorders>
              <w:top w:val="single" w:sz="4" w:space="0" w:color="181717"/>
              <w:left w:val="single" w:sz="4" w:space="0" w:color="181717"/>
              <w:bottom w:val="single" w:sz="4" w:space="0" w:color="181717"/>
              <w:right w:val="single" w:sz="4" w:space="0" w:color="181717"/>
            </w:tcBorders>
            <w:vAlign w:val="center"/>
          </w:tcPr>
          <w:p w14:paraId="2AB34E0A" w14:textId="77777777" w:rsidR="00273F27" w:rsidRDefault="00EF0474">
            <w:r>
              <w:rPr>
                <w:rFonts w:ascii="Cambria" w:eastAsia="Cambria" w:hAnsi="Cambria" w:cs="Cambria"/>
                <w:color w:val="181717"/>
              </w:rPr>
              <w:t>Regulation of cryptographic controls</w:t>
            </w:r>
          </w:p>
        </w:tc>
        <w:tc>
          <w:tcPr>
            <w:tcW w:w="6485" w:type="dxa"/>
            <w:tcBorders>
              <w:top w:val="single" w:sz="4" w:space="0" w:color="181717"/>
              <w:left w:val="single" w:sz="4" w:space="0" w:color="181717"/>
              <w:bottom w:val="single" w:sz="4" w:space="0" w:color="181717"/>
              <w:right w:val="single" w:sz="8" w:space="0" w:color="181717"/>
            </w:tcBorders>
          </w:tcPr>
          <w:p w14:paraId="3BC5A7D4" w14:textId="77777777" w:rsidR="00273F27" w:rsidRDefault="00EF0474">
            <w:pPr>
              <w:spacing w:after="75"/>
            </w:pPr>
            <w:r>
              <w:rPr>
                <w:rFonts w:ascii="Cambria" w:eastAsia="Cambria" w:hAnsi="Cambria" w:cs="Cambria"/>
                <w:i/>
                <w:color w:val="181717"/>
              </w:rPr>
              <w:t>Control</w:t>
            </w:r>
          </w:p>
          <w:p w14:paraId="28C453D2" w14:textId="77777777" w:rsidR="00273F27" w:rsidRDefault="00EF0474">
            <w:r>
              <w:rPr>
                <w:rFonts w:ascii="Cambria" w:eastAsia="Cambria" w:hAnsi="Cambria" w:cs="Cambria"/>
                <w:color w:val="181717"/>
              </w:rPr>
              <w:t>Cryptographic controls shall be used in compliance with all relevant agreements, legislation and regulations.</w:t>
            </w:r>
          </w:p>
        </w:tc>
      </w:tr>
      <w:tr w:rsidR="00273F27" w14:paraId="55DC6FD8" w14:textId="77777777">
        <w:trPr>
          <w:trHeight w:val="341"/>
        </w:trPr>
        <w:tc>
          <w:tcPr>
            <w:tcW w:w="9751" w:type="dxa"/>
            <w:gridSpan w:val="3"/>
            <w:tcBorders>
              <w:top w:val="single" w:sz="4" w:space="0" w:color="181717"/>
              <w:left w:val="single" w:sz="8" w:space="0" w:color="181717"/>
              <w:bottom w:val="single" w:sz="4" w:space="0" w:color="181717"/>
              <w:right w:val="single" w:sz="8" w:space="0" w:color="181717"/>
            </w:tcBorders>
          </w:tcPr>
          <w:p w14:paraId="6E733C47" w14:textId="77777777" w:rsidR="00273F27" w:rsidRDefault="00EF0474">
            <w:r>
              <w:rPr>
                <w:rFonts w:ascii="Cambria" w:eastAsia="Cambria" w:hAnsi="Cambria" w:cs="Cambria"/>
                <w:b/>
                <w:color w:val="181717"/>
              </w:rPr>
              <w:t>A.18.2 Information security reviews</w:t>
            </w:r>
          </w:p>
        </w:tc>
      </w:tr>
      <w:tr w:rsidR="00273F27" w14:paraId="2C4ECB2E" w14:textId="77777777">
        <w:trPr>
          <w:trHeight w:val="583"/>
        </w:trPr>
        <w:tc>
          <w:tcPr>
            <w:tcW w:w="9751" w:type="dxa"/>
            <w:gridSpan w:val="3"/>
            <w:tcBorders>
              <w:top w:val="single" w:sz="4" w:space="0" w:color="181717"/>
              <w:left w:val="single" w:sz="8" w:space="0" w:color="181717"/>
              <w:bottom w:val="single" w:sz="4" w:space="0" w:color="181717"/>
              <w:right w:val="single" w:sz="8" w:space="0" w:color="181717"/>
            </w:tcBorders>
          </w:tcPr>
          <w:p w14:paraId="04BB9BA5" w14:textId="77777777" w:rsidR="00273F27" w:rsidRDefault="00EF0474">
            <w:r>
              <w:rPr>
                <w:rFonts w:ascii="Cambria" w:eastAsia="Cambria" w:hAnsi="Cambria" w:cs="Cambria"/>
                <w:color w:val="181717"/>
              </w:rPr>
              <w:t>Objective: To ensure that information security is implemented and operated in accordance with the organizational policies and procedures.</w:t>
            </w:r>
          </w:p>
        </w:tc>
      </w:tr>
      <w:tr w:rsidR="00273F27" w14:paraId="270A74A2" w14:textId="77777777">
        <w:trPr>
          <w:trHeight w:val="1665"/>
        </w:trPr>
        <w:tc>
          <w:tcPr>
            <w:tcW w:w="977" w:type="dxa"/>
            <w:tcBorders>
              <w:top w:val="single" w:sz="4" w:space="0" w:color="181717"/>
              <w:left w:val="single" w:sz="8" w:space="0" w:color="181717"/>
              <w:bottom w:val="single" w:sz="4" w:space="0" w:color="181717"/>
              <w:right w:val="single" w:sz="4" w:space="0" w:color="181717"/>
            </w:tcBorders>
            <w:vAlign w:val="center"/>
          </w:tcPr>
          <w:p w14:paraId="65D56D10" w14:textId="77777777" w:rsidR="00273F27" w:rsidRDefault="00EF0474">
            <w:r>
              <w:rPr>
                <w:rFonts w:ascii="Cambria" w:eastAsia="Cambria" w:hAnsi="Cambria" w:cs="Cambria"/>
                <w:color w:val="181717"/>
              </w:rPr>
              <w:lastRenderedPageBreak/>
              <w:t>A.18.2.1</w:t>
            </w:r>
          </w:p>
        </w:tc>
        <w:tc>
          <w:tcPr>
            <w:tcW w:w="2290" w:type="dxa"/>
            <w:tcBorders>
              <w:top w:val="single" w:sz="4" w:space="0" w:color="181717"/>
              <w:left w:val="single" w:sz="4" w:space="0" w:color="181717"/>
              <w:bottom w:val="single" w:sz="4" w:space="0" w:color="181717"/>
              <w:right w:val="single" w:sz="4" w:space="0" w:color="181717"/>
            </w:tcBorders>
            <w:vAlign w:val="center"/>
          </w:tcPr>
          <w:p w14:paraId="47C5F859" w14:textId="77777777" w:rsidR="00273F27" w:rsidRDefault="00EF0474">
            <w:r>
              <w:rPr>
                <w:rFonts w:ascii="Cambria" w:eastAsia="Cambria" w:hAnsi="Cambria" w:cs="Cambria"/>
                <w:color w:val="181717"/>
              </w:rPr>
              <w:t>Independent review of information security</w:t>
            </w:r>
          </w:p>
        </w:tc>
        <w:tc>
          <w:tcPr>
            <w:tcW w:w="6485" w:type="dxa"/>
            <w:tcBorders>
              <w:top w:val="single" w:sz="4" w:space="0" w:color="181717"/>
              <w:left w:val="single" w:sz="4" w:space="0" w:color="181717"/>
              <w:bottom w:val="single" w:sz="4" w:space="0" w:color="181717"/>
              <w:right w:val="single" w:sz="8" w:space="0" w:color="181717"/>
            </w:tcBorders>
          </w:tcPr>
          <w:p w14:paraId="10D539A3" w14:textId="77777777" w:rsidR="00273F27" w:rsidRDefault="00EF0474">
            <w:pPr>
              <w:spacing w:after="75"/>
            </w:pPr>
            <w:r>
              <w:rPr>
                <w:rFonts w:ascii="Cambria" w:eastAsia="Cambria" w:hAnsi="Cambria" w:cs="Cambria"/>
                <w:i/>
                <w:color w:val="181717"/>
              </w:rPr>
              <w:t>Control</w:t>
            </w:r>
          </w:p>
          <w:p w14:paraId="5F10EABE" w14:textId="77777777" w:rsidR="00273F27" w:rsidRDefault="00EF0474">
            <w:r>
              <w:rPr>
                <w:rFonts w:ascii="Cambria" w:eastAsia="Cambria" w:hAnsi="Cambria" w:cs="Cambria"/>
                <w:color w:val="181717"/>
              </w:rPr>
              <w:t>The organization’s approach to managing information security and its implementation (i.e. control objectives, controls, policies, processes and procedures for information security) shall be reviewed independently at planned intervals or when significant changes occur.</w:t>
            </w:r>
          </w:p>
        </w:tc>
      </w:tr>
    </w:tbl>
    <w:p w14:paraId="57293D1F" w14:textId="397C3B01" w:rsidR="00273F27" w:rsidRDefault="00EF0474">
      <w:pPr>
        <w:spacing w:after="0"/>
        <w:ind w:left="-156" w:right="176"/>
      </w:pPr>
      <w:r>
        <w:br w:type="page"/>
      </w:r>
    </w:p>
    <w:tbl>
      <w:tblPr>
        <w:tblStyle w:val="TableGrid"/>
        <w:tblpPr w:vertAnchor="text" w:tblpX="581" w:tblpY="143"/>
        <w:tblOverlap w:val="never"/>
        <w:tblW w:w="9751" w:type="dxa"/>
        <w:tblInd w:w="0" w:type="dxa"/>
        <w:tblCellMar>
          <w:top w:w="85" w:type="dxa"/>
          <w:left w:w="45" w:type="dxa"/>
          <w:right w:w="50" w:type="dxa"/>
        </w:tblCellMar>
        <w:tblLook w:val="04A0" w:firstRow="1" w:lastRow="0" w:firstColumn="1" w:lastColumn="0" w:noHBand="0" w:noVBand="1"/>
      </w:tblPr>
      <w:tblGrid>
        <w:gridCol w:w="977"/>
        <w:gridCol w:w="2290"/>
        <w:gridCol w:w="6484"/>
      </w:tblGrid>
      <w:tr w:rsidR="00273F27" w14:paraId="51B627D2" w14:textId="77777777">
        <w:trPr>
          <w:trHeight w:val="1423"/>
        </w:trPr>
        <w:tc>
          <w:tcPr>
            <w:tcW w:w="977" w:type="dxa"/>
            <w:tcBorders>
              <w:top w:val="single" w:sz="4" w:space="0" w:color="181717"/>
              <w:left w:val="single" w:sz="8" w:space="0" w:color="181717"/>
              <w:bottom w:val="single" w:sz="4" w:space="0" w:color="181717"/>
              <w:right w:val="single" w:sz="4" w:space="0" w:color="181717"/>
            </w:tcBorders>
            <w:vAlign w:val="center"/>
          </w:tcPr>
          <w:p w14:paraId="641AB908" w14:textId="77777777" w:rsidR="00273F27" w:rsidRDefault="00EF0474">
            <w:r>
              <w:rPr>
                <w:rFonts w:ascii="Cambria" w:eastAsia="Cambria" w:hAnsi="Cambria" w:cs="Cambria"/>
                <w:color w:val="181717"/>
              </w:rPr>
              <w:lastRenderedPageBreak/>
              <w:t>A.18.2.2</w:t>
            </w:r>
          </w:p>
        </w:tc>
        <w:tc>
          <w:tcPr>
            <w:tcW w:w="2290" w:type="dxa"/>
            <w:tcBorders>
              <w:top w:val="single" w:sz="4" w:space="0" w:color="181717"/>
              <w:left w:val="single" w:sz="4" w:space="0" w:color="181717"/>
              <w:bottom w:val="single" w:sz="4" w:space="0" w:color="181717"/>
              <w:right w:val="single" w:sz="4" w:space="0" w:color="181717"/>
            </w:tcBorders>
            <w:vAlign w:val="center"/>
          </w:tcPr>
          <w:p w14:paraId="703961E3" w14:textId="77777777" w:rsidR="00273F27" w:rsidRDefault="00EF0474">
            <w:r>
              <w:rPr>
                <w:rFonts w:ascii="Cambria" w:eastAsia="Cambria" w:hAnsi="Cambria" w:cs="Cambria"/>
                <w:color w:val="181717"/>
              </w:rPr>
              <w:t xml:space="preserve">Compliance with </w:t>
            </w:r>
          </w:p>
          <w:p w14:paraId="646D3693" w14:textId="77777777" w:rsidR="00273F27" w:rsidRDefault="00EF0474">
            <w:r>
              <w:rPr>
                <w:rFonts w:ascii="Cambria" w:eastAsia="Cambria" w:hAnsi="Cambria" w:cs="Cambria"/>
                <w:color w:val="181717"/>
              </w:rPr>
              <w:t>security policies and standards</w:t>
            </w:r>
          </w:p>
        </w:tc>
        <w:tc>
          <w:tcPr>
            <w:tcW w:w="6485" w:type="dxa"/>
            <w:tcBorders>
              <w:top w:val="single" w:sz="4" w:space="0" w:color="181717"/>
              <w:left w:val="single" w:sz="4" w:space="0" w:color="181717"/>
              <w:bottom w:val="single" w:sz="4" w:space="0" w:color="181717"/>
              <w:right w:val="single" w:sz="8" w:space="0" w:color="181717"/>
            </w:tcBorders>
          </w:tcPr>
          <w:p w14:paraId="4CD3A202" w14:textId="77777777" w:rsidR="00273F27" w:rsidRDefault="00EF0474">
            <w:pPr>
              <w:spacing w:after="75"/>
            </w:pPr>
            <w:r>
              <w:rPr>
                <w:rFonts w:ascii="Cambria" w:eastAsia="Cambria" w:hAnsi="Cambria" w:cs="Cambria"/>
                <w:i/>
                <w:color w:val="181717"/>
              </w:rPr>
              <w:t>Control</w:t>
            </w:r>
          </w:p>
          <w:p w14:paraId="6DFB0330" w14:textId="77777777" w:rsidR="00273F27" w:rsidRDefault="00EF0474">
            <w:r>
              <w:rPr>
                <w:rFonts w:ascii="Cambria" w:eastAsia="Cambria" w:hAnsi="Cambria" w:cs="Cambria"/>
                <w:color w:val="181717"/>
              </w:rPr>
              <w:t>Managers shall regularly review the compliance of information processing and procedures within their area of responsibility with the appropriate security policies, standards and any other security requirements.</w:t>
            </w:r>
          </w:p>
        </w:tc>
      </w:tr>
      <w:tr w:rsidR="00273F27" w14:paraId="0B98032F" w14:textId="77777777">
        <w:trPr>
          <w:trHeight w:val="1181"/>
        </w:trPr>
        <w:tc>
          <w:tcPr>
            <w:tcW w:w="977" w:type="dxa"/>
            <w:tcBorders>
              <w:top w:val="single" w:sz="4" w:space="0" w:color="181717"/>
              <w:left w:val="single" w:sz="8" w:space="0" w:color="181717"/>
              <w:bottom w:val="single" w:sz="8" w:space="0" w:color="181717"/>
              <w:right w:val="single" w:sz="4" w:space="0" w:color="181717"/>
            </w:tcBorders>
            <w:vAlign w:val="center"/>
          </w:tcPr>
          <w:p w14:paraId="542285F8" w14:textId="77777777" w:rsidR="00273F27" w:rsidRDefault="00EF0474">
            <w:r>
              <w:rPr>
                <w:rFonts w:ascii="Cambria" w:eastAsia="Cambria" w:hAnsi="Cambria" w:cs="Cambria"/>
                <w:color w:val="181717"/>
              </w:rPr>
              <w:t>A.18.2.3</w:t>
            </w:r>
          </w:p>
        </w:tc>
        <w:tc>
          <w:tcPr>
            <w:tcW w:w="2290" w:type="dxa"/>
            <w:tcBorders>
              <w:top w:val="single" w:sz="4" w:space="0" w:color="181717"/>
              <w:left w:val="single" w:sz="4" w:space="0" w:color="181717"/>
              <w:bottom w:val="single" w:sz="8" w:space="0" w:color="181717"/>
              <w:right w:val="single" w:sz="4" w:space="0" w:color="181717"/>
            </w:tcBorders>
            <w:vAlign w:val="center"/>
          </w:tcPr>
          <w:p w14:paraId="4B7A5D66" w14:textId="77777777" w:rsidR="00273F27" w:rsidRDefault="00EF0474">
            <w:r>
              <w:rPr>
                <w:rFonts w:ascii="Cambria" w:eastAsia="Cambria" w:hAnsi="Cambria" w:cs="Cambria"/>
                <w:color w:val="181717"/>
              </w:rPr>
              <w:t>Technical compliance review</w:t>
            </w:r>
          </w:p>
        </w:tc>
        <w:tc>
          <w:tcPr>
            <w:tcW w:w="6485" w:type="dxa"/>
            <w:tcBorders>
              <w:top w:val="single" w:sz="4" w:space="0" w:color="181717"/>
              <w:left w:val="single" w:sz="4" w:space="0" w:color="181717"/>
              <w:bottom w:val="single" w:sz="8" w:space="0" w:color="181717"/>
              <w:right w:val="single" w:sz="8" w:space="0" w:color="181717"/>
            </w:tcBorders>
          </w:tcPr>
          <w:p w14:paraId="305DF7E2" w14:textId="77777777" w:rsidR="00273F27" w:rsidRDefault="00EF0474">
            <w:pPr>
              <w:spacing w:after="75"/>
            </w:pPr>
            <w:r>
              <w:rPr>
                <w:rFonts w:ascii="Cambria" w:eastAsia="Cambria" w:hAnsi="Cambria" w:cs="Cambria"/>
                <w:i/>
                <w:color w:val="181717"/>
              </w:rPr>
              <w:t>Control</w:t>
            </w:r>
          </w:p>
          <w:p w14:paraId="1FFB6D2C" w14:textId="77777777" w:rsidR="00273F27" w:rsidRDefault="00EF0474">
            <w:r>
              <w:rPr>
                <w:rFonts w:ascii="Cambria" w:eastAsia="Cambria" w:hAnsi="Cambria" w:cs="Cambria"/>
                <w:color w:val="181717"/>
              </w:rPr>
              <w:t>Information systems shall be regularly reviewed for compliance with the organization’s information security policies and standards.</w:t>
            </w:r>
          </w:p>
        </w:tc>
      </w:tr>
    </w:tbl>
    <w:p w14:paraId="61BEDF84" w14:textId="377ADA5E" w:rsidR="00273F27" w:rsidRDefault="00273F27">
      <w:pPr>
        <w:spacing w:after="0"/>
        <w:ind w:left="-156" w:right="176"/>
      </w:pPr>
    </w:p>
    <w:p w14:paraId="7291A2B1" w14:textId="77777777" w:rsidR="00273F27" w:rsidRDefault="00273F27">
      <w:pPr>
        <w:sectPr w:rsidR="00273F27">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067" w:left="1440" w:header="709" w:footer="518" w:gutter="0"/>
          <w:cols w:space="720"/>
        </w:sectPr>
      </w:pPr>
    </w:p>
    <w:p w14:paraId="581B550A" w14:textId="77777777" w:rsidR="00273F27" w:rsidRDefault="00EF0474">
      <w:pPr>
        <w:pStyle w:val="Heading2"/>
        <w:spacing w:after="506"/>
        <w:ind w:right="48"/>
      </w:pPr>
      <w:bookmarkStart w:id="966" w:name="_Toc26099153"/>
      <w:r>
        <w:lastRenderedPageBreak/>
        <w:t>Bibliography</w:t>
      </w:r>
      <w:bookmarkEnd w:id="966"/>
    </w:p>
    <w:p w14:paraId="2B9A3A79" w14:textId="77777777" w:rsidR="00273F27" w:rsidRDefault="00EF0474">
      <w:pPr>
        <w:numPr>
          <w:ilvl w:val="0"/>
          <w:numId w:val="24"/>
        </w:numPr>
        <w:spacing w:after="189" w:line="224" w:lineRule="auto"/>
        <w:ind w:hanging="680"/>
      </w:pPr>
      <w:r>
        <w:rPr>
          <w:rFonts w:ascii="Cambria" w:eastAsia="Cambria" w:hAnsi="Cambria" w:cs="Cambria"/>
          <w:color w:val="181717"/>
        </w:rPr>
        <w:t xml:space="preserve">ISO/IEC 27002:2013, </w:t>
      </w:r>
      <w:r>
        <w:rPr>
          <w:rFonts w:ascii="Cambria" w:eastAsia="Cambria" w:hAnsi="Cambria" w:cs="Cambria"/>
          <w:i/>
          <w:color w:val="181717"/>
        </w:rPr>
        <w:t>Information technology — Security Techniques — Code of practice for information security controls</w:t>
      </w:r>
    </w:p>
    <w:p w14:paraId="56C205A1" w14:textId="5D946848" w:rsidR="00273F27" w:rsidRDefault="00EF0474">
      <w:pPr>
        <w:numPr>
          <w:ilvl w:val="0"/>
          <w:numId w:val="24"/>
        </w:numPr>
        <w:spacing w:after="189" w:line="224" w:lineRule="auto"/>
        <w:ind w:hanging="680"/>
      </w:pPr>
      <w:r>
        <w:rPr>
          <w:rFonts w:ascii="Cambria" w:eastAsia="Cambria" w:hAnsi="Cambria" w:cs="Cambria"/>
          <w:color w:val="181717"/>
        </w:rPr>
        <w:t xml:space="preserve">ISO/IEC 27003, </w:t>
      </w:r>
      <w:r>
        <w:rPr>
          <w:rFonts w:ascii="Cambria" w:eastAsia="Cambria" w:hAnsi="Cambria" w:cs="Cambria"/>
          <w:i/>
          <w:color w:val="181717"/>
        </w:rPr>
        <w:t>Information technology — Security techniques — Information security management system implementation guidance</w:t>
      </w:r>
    </w:p>
    <w:p w14:paraId="6C5ECAE0" w14:textId="77777777" w:rsidR="00273F27" w:rsidRDefault="00EF0474">
      <w:pPr>
        <w:numPr>
          <w:ilvl w:val="0"/>
          <w:numId w:val="24"/>
        </w:numPr>
        <w:spacing w:after="189" w:line="224" w:lineRule="auto"/>
        <w:ind w:hanging="680"/>
      </w:pPr>
      <w:r>
        <w:rPr>
          <w:rFonts w:ascii="Cambria" w:eastAsia="Cambria" w:hAnsi="Cambria" w:cs="Cambria"/>
          <w:color w:val="181717"/>
        </w:rPr>
        <w:t xml:space="preserve">ISO/IEC 27004, </w:t>
      </w:r>
      <w:r>
        <w:rPr>
          <w:rFonts w:ascii="Cambria" w:eastAsia="Cambria" w:hAnsi="Cambria" w:cs="Cambria"/>
          <w:i/>
          <w:color w:val="181717"/>
        </w:rPr>
        <w:t>Information technology — Security techniques — Information security management — Measurement</w:t>
      </w:r>
    </w:p>
    <w:p w14:paraId="0B99E7F8" w14:textId="77777777" w:rsidR="00273F27" w:rsidRDefault="00EF0474">
      <w:pPr>
        <w:numPr>
          <w:ilvl w:val="0"/>
          <w:numId w:val="24"/>
        </w:numPr>
        <w:spacing w:after="189" w:line="224" w:lineRule="auto"/>
        <w:ind w:hanging="680"/>
      </w:pPr>
      <w:r>
        <w:rPr>
          <w:rFonts w:ascii="Cambria" w:eastAsia="Cambria" w:hAnsi="Cambria" w:cs="Cambria"/>
          <w:color w:val="181717"/>
        </w:rPr>
        <w:t xml:space="preserve">ISO/IEC 27005, </w:t>
      </w:r>
      <w:r>
        <w:rPr>
          <w:rFonts w:ascii="Cambria" w:eastAsia="Cambria" w:hAnsi="Cambria" w:cs="Cambria"/>
          <w:i/>
          <w:color w:val="181717"/>
        </w:rPr>
        <w:t>Information technology — Security techniques — Information security risk management</w:t>
      </w:r>
    </w:p>
    <w:p w14:paraId="2A64BA7C" w14:textId="77777777" w:rsidR="00273F27" w:rsidRDefault="00EF0474">
      <w:pPr>
        <w:numPr>
          <w:ilvl w:val="0"/>
          <w:numId w:val="24"/>
        </w:numPr>
        <w:spacing w:after="189" w:line="224" w:lineRule="auto"/>
        <w:ind w:hanging="680"/>
      </w:pPr>
      <w:r>
        <w:rPr>
          <w:rFonts w:ascii="Cambria" w:eastAsia="Cambria" w:hAnsi="Cambria" w:cs="Cambria"/>
          <w:color w:val="181717"/>
        </w:rPr>
        <w:t xml:space="preserve">ISO 31000:2009, </w:t>
      </w:r>
      <w:r>
        <w:rPr>
          <w:rFonts w:ascii="Cambria" w:eastAsia="Cambria" w:hAnsi="Cambria" w:cs="Cambria"/>
          <w:i/>
          <w:color w:val="181717"/>
        </w:rPr>
        <w:t>Risk management — Principles and guidelines</w:t>
      </w:r>
    </w:p>
    <w:p w14:paraId="7552F305" w14:textId="77777777" w:rsidR="00273F27" w:rsidRDefault="00EF0474">
      <w:pPr>
        <w:numPr>
          <w:ilvl w:val="0"/>
          <w:numId w:val="24"/>
        </w:numPr>
        <w:spacing w:after="189" w:line="224" w:lineRule="auto"/>
        <w:ind w:hanging="680"/>
      </w:pPr>
      <w:r>
        <w:rPr>
          <w:rFonts w:ascii="Cambria" w:eastAsia="Cambria" w:hAnsi="Cambria" w:cs="Cambria"/>
          <w:color w:val="181717"/>
        </w:rPr>
        <w:t xml:space="preserve">ISO/IEC Directives, Part 1, </w:t>
      </w:r>
      <w:r>
        <w:rPr>
          <w:rFonts w:ascii="Cambria" w:eastAsia="Cambria" w:hAnsi="Cambria" w:cs="Cambria"/>
          <w:i/>
          <w:color w:val="181717"/>
        </w:rPr>
        <w:t>Consolidated ISO Supplement – Procedures specific to ISO</w:t>
      </w:r>
      <w:r>
        <w:rPr>
          <w:rFonts w:ascii="Cambria" w:eastAsia="Cambria" w:hAnsi="Cambria" w:cs="Cambria"/>
          <w:color w:val="181717"/>
        </w:rPr>
        <w:t>, 2012</w:t>
      </w:r>
    </w:p>
    <w:p w14:paraId="0A420E11" w14:textId="77777777" w:rsidR="00273F27" w:rsidRDefault="00273F27">
      <w:pPr>
        <w:sectPr w:rsidR="00273F27">
          <w:headerReference w:type="even" r:id="rId26"/>
          <w:headerReference w:type="default" r:id="rId27"/>
          <w:footerReference w:type="even" r:id="rId28"/>
          <w:footerReference w:type="default" r:id="rId29"/>
          <w:headerReference w:type="first" r:id="rId30"/>
          <w:footerReference w:type="first" r:id="rId31"/>
          <w:pgSz w:w="11906" w:h="16838"/>
          <w:pgMar w:top="1440" w:right="737" w:bottom="1440" w:left="1417" w:header="709" w:footer="518" w:gutter="0"/>
          <w:cols w:space="720"/>
        </w:sectPr>
      </w:pPr>
    </w:p>
    <w:p w14:paraId="23225069" w14:textId="77777777" w:rsidR="00273F27" w:rsidRDefault="00EF0474">
      <w:pPr>
        <w:pStyle w:val="Heading3"/>
        <w:spacing w:after="972" w:line="227" w:lineRule="auto"/>
        <w:ind w:left="2" w:firstLine="0"/>
      </w:pPr>
      <w:bookmarkStart w:id="967" w:name="_Toc26099154"/>
      <w:r>
        <w:rPr>
          <w:rFonts w:ascii="Arial" w:eastAsia="Arial" w:hAnsi="Arial" w:cs="Arial"/>
          <w:color w:val="000000"/>
          <w:sz w:val="32"/>
        </w:rPr>
        <w:lastRenderedPageBreak/>
        <w:t>Information technology — Security techniques — Information security management systems — Requirements</w:t>
      </w:r>
      <w:bookmarkEnd w:id="967"/>
      <w:r>
        <w:rPr>
          <w:rFonts w:ascii="Arial" w:eastAsia="Arial" w:hAnsi="Arial" w:cs="Arial"/>
          <w:color w:val="000000"/>
          <w:sz w:val="32"/>
        </w:rPr>
        <w:t xml:space="preserve"> </w:t>
      </w:r>
    </w:p>
    <w:p w14:paraId="76738264" w14:textId="77777777" w:rsidR="00273F27" w:rsidRDefault="00EF0474">
      <w:pPr>
        <w:spacing w:after="65"/>
        <w:ind w:left="2"/>
      </w:pPr>
      <w:r>
        <w:rPr>
          <w:rFonts w:ascii="Arial" w:eastAsia="Arial" w:hAnsi="Arial" w:cs="Arial"/>
          <w:b/>
          <w:sz w:val="24"/>
        </w:rPr>
        <w:t xml:space="preserve">Technical corrigendum 1 </w:t>
      </w:r>
    </w:p>
    <w:p w14:paraId="485E23A6" w14:textId="77777777" w:rsidR="00273F27" w:rsidRDefault="00EF0474">
      <w:pPr>
        <w:spacing w:after="122" w:line="362" w:lineRule="auto"/>
        <w:ind w:left="-2" w:hanging="10"/>
      </w:pPr>
      <w:r>
        <w:rPr>
          <w:rFonts w:ascii="Arial" w:eastAsia="Arial" w:hAnsi="Arial" w:cs="Arial"/>
          <w:sz w:val="20"/>
        </w:rPr>
        <w:t xml:space="preserve">Technical Corrigendum 1 to ISO/IEC 27001:2013 was prepared by Joint Technical Committee ISO/IEC JTC 1, Information technology, Subcommittee SC 27, Security techniques. </w:t>
      </w:r>
    </w:p>
    <w:p w14:paraId="5E8A71BE" w14:textId="77777777" w:rsidR="00273F27" w:rsidRDefault="00EF0474">
      <w:pPr>
        <w:spacing w:after="231" w:line="250" w:lineRule="auto"/>
        <w:ind w:left="-2" w:hanging="10"/>
      </w:pPr>
      <w:r>
        <w:rPr>
          <w:rFonts w:ascii="Arial" w:eastAsia="Arial" w:hAnsi="Arial" w:cs="Arial"/>
          <w:sz w:val="20"/>
        </w:rPr>
        <w:t xml:space="preserve">Page 12, Subclause A.8.1.1 </w:t>
      </w:r>
    </w:p>
    <w:p w14:paraId="003A6915" w14:textId="77777777" w:rsidR="00273F27" w:rsidRDefault="00EF0474">
      <w:pPr>
        <w:spacing w:after="459" w:line="250" w:lineRule="auto"/>
        <w:ind w:left="-2" w:hanging="10"/>
      </w:pPr>
      <w:r>
        <w:rPr>
          <w:rFonts w:ascii="Arial" w:eastAsia="Arial" w:hAnsi="Arial" w:cs="Arial"/>
          <w:sz w:val="20"/>
        </w:rPr>
        <w:t xml:space="preserve">Replace </w:t>
      </w:r>
    </w:p>
    <w:p w14:paraId="5BDE030C" w14:textId="77777777" w:rsidR="00273F27" w:rsidRDefault="00EF0474">
      <w:pPr>
        <w:spacing w:after="216"/>
        <w:ind w:left="-2" w:hanging="10"/>
      </w:pPr>
      <w:r>
        <w:rPr>
          <w:rFonts w:ascii="Arial" w:eastAsia="Arial" w:hAnsi="Arial" w:cs="Arial"/>
          <w:i/>
          <w:sz w:val="20"/>
        </w:rPr>
        <w:t xml:space="preserve">Control </w:t>
      </w:r>
    </w:p>
    <w:p w14:paraId="6F27DAF2" w14:textId="77777777" w:rsidR="00273F27" w:rsidRDefault="00EF0474">
      <w:pPr>
        <w:spacing w:after="231" w:line="250" w:lineRule="auto"/>
        <w:ind w:left="-2" w:hanging="10"/>
      </w:pPr>
      <w:r>
        <w:rPr>
          <w:rFonts w:ascii="Arial" w:eastAsia="Arial" w:hAnsi="Arial" w:cs="Arial"/>
          <w:sz w:val="20"/>
        </w:rPr>
        <w:t xml:space="preserve">Assets associated with information and information processing facilities shall be identified and an inventory of these assets should be drawn up and maintained. </w:t>
      </w:r>
    </w:p>
    <w:p w14:paraId="67075A3E" w14:textId="77777777" w:rsidR="00273F27" w:rsidRDefault="00EF0474">
      <w:pPr>
        <w:spacing w:after="231" w:line="250" w:lineRule="auto"/>
        <w:ind w:left="-2" w:hanging="10"/>
      </w:pPr>
      <w:r>
        <w:rPr>
          <w:rFonts w:ascii="Arial" w:eastAsia="Arial" w:hAnsi="Arial" w:cs="Arial"/>
          <w:sz w:val="20"/>
        </w:rPr>
        <w:t xml:space="preserve">with </w:t>
      </w:r>
    </w:p>
    <w:p w14:paraId="201DDEC2" w14:textId="77777777" w:rsidR="00273F27" w:rsidRDefault="00EF0474">
      <w:pPr>
        <w:spacing w:after="216"/>
        <w:ind w:left="-2" w:hanging="10"/>
      </w:pPr>
      <w:r>
        <w:rPr>
          <w:rFonts w:ascii="Arial" w:eastAsia="Arial" w:hAnsi="Arial" w:cs="Arial"/>
          <w:i/>
          <w:sz w:val="20"/>
        </w:rPr>
        <w:t xml:space="preserve">Control </w:t>
      </w:r>
    </w:p>
    <w:p w14:paraId="34F770F9" w14:textId="54E0617A" w:rsidR="00273F27" w:rsidRDefault="00EF0474">
      <w:pPr>
        <w:spacing w:after="6877" w:line="250" w:lineRule="auto"/>
        <w:ind w:left="-2" w:hanging="10"/>
      </w:pPr>
      <w:r>
        <w:rPr>
          <w:noProof/>
        </w:rPr>
        <mc:AlternateContent>
          <mc:Choice Requires="wpg">
            <w:drawing>
              <wp:anchor distT="0" distB="0" distL="114300" distR="114300" simplePos="0" relativeHeight="251658243" behindDoc="0" locked="0" layoutInCell="1" allowOverlap="1" wp14:anchorId="44C78039" wp14:editId="348EF27C">
                <wp:simplePos x="0" y="0"/>
                <wp:positionH relativeFrom="page">
                  <wp:posOffset>891540</wp:posOffset>
                </wp:positionH>
                <wp:positionV relativeFrom="page">
                  <wp:posOffset>449580</wp:posOffset>
                </wp:positionV>
                <wp:extent cx="6201156" cy="356615"/>
                <wp:effectExtent l="0" t="0" r="0" b="0"/>
                <wp:wrapTopAndBottom/>
                <wp:docPr id="93073" name="Group 93073"/>
                <wp:cNvGraphicFramePr/>
                <a:graphic xmlns:a="http://schemas.openxmlformats.org/drawingml/2006/main">
                  <a:graphicData uri="http://schemas.microsoft.com/office/word/2010/wordprocessingGroup">
                    <wpg:wgp>
                      <wpg:cNvGrpSpPr/>
                      <wpg:grpSpPr>
                        <a:xfrm>
                          <a:off x="0" y="0"/>
                          <a:ext cx="6201156" cy="356615"/>
                          <a:chOff x="0" y="0"/>
                          <a:chExt cx="6201156" cy="356615"/>
                        </a:xfrm>
                      </wpg:grpSpPr>
                      <wps:wsp>
                        <wps:cNvPr id="14553" name="Rectangle 14553"/>
                        <wps:cNvSpPr/>
                        <wps:spPr>
                          <a:xfrm>
                            <a:off x="7620" y="94091"/>
                            <a:ext cx="2593378" cy="208109"/>
                          </a:xfrm>
                          <a:prstGeom prst="rect">
                            <a:avLst/>
                          </a:prstGeom>
                          <a:ln>
                            <a:noFill/>
                          </a:ln>
                        </wps:spPr>
                        <wps:txbx>
                          <w:txbxContent>
                            <w:p w14:paraId="08DD89BB" w14:textId="77777777" w:rsidR="00273F27" w:rsidRDefault="00EF0474">
                              <w:r>
                                <w:rPr>
                                  <w:rFonts w:ascii="Arial" w:eastAsia="Arial" w:hAnsi="Arial" w:cs="Arial"/>
                                  <w:b/>
                                </w:rPr>
                                <w:t xml:space="preserve">TECHNICAL CORRIGENDUM </w:t>
                              </w:r>
                            </w:p>
                          </w:txbxContent>
                        </wps:txbx>
                        <wps:bodyPr horzOverflow="overflow" vert="horz" lIns="0" tIns="0" rIns="0" bIns="0" rtlCol="0">
                          <a:noAutofit/>
                        </wps:bodyPr>
                      </wps:wsp>
                      <wps:wsp>
                        <wps:cNvPr id="99549" name="Shape 99549"/>
                        <wps:cNvSpPr/>
                        <wps:spPr>
                          <a:xfrm>
                            <a:off x="9144" y="0"/>
                            <a:ext cx="3419856" cy="27432"/>
                          </a:xfrm>
                          <a:custGeom>
                            <a:avLst/>
                            <a:gdLst/>
                            <a:ahLst/>
                            <a:cxnLst/>
                            <a:rect l="0" t="0" r="0" b="0"/>
                            <a:pathLst>
                              <a:path w="3419856" h="27432">
                                <a:moveTo>
                                  <a:pt x="0" y="0"/>
                                </a:moveTo>
                                <a:lnTo>
                                  <a:pt x="3419856" y="0"/>
                                </a:lnTo>
                                <a:lnTo>
                                  <a:pt x="341985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0" name="Shape 99550"/>
                        <wps:cNvSpPr/>
                        <wps:spPr>
                          <a:xfrm>
                            <a:off x="342900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1" name="Shape 99551"/>
                        <wps:cNvSpPr/>
                        <wps:spPr>
                          <a:xfrm>
                            <a:off x="3456432" y="0"/>
                            <a:ext cx="2744724" cy="27432"/>
                          </a:xfrm>
                          <a:custGeom>
                            <a:avLst/>
                            <a:gdLst/>
                            <a:ahLst/>
                            <a:cxnLst/>
                            <a:rect l="0" t="0" r="0" b="0"/>
                            <a:pathLst>
                              <a:path w="2744724" h="27432">
                                <a:moveTo>
                                  <a:pt x="0" y="0"/>
                                </a:moveTo>
                                <a:lnTo>
                                  <a:pt x="2744724" y="0"/>
                                </a:lnTo>
                                <a:lnTo>
                                  <a:pt x="274472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2" name="Shape 99552"/>
                        <wps:cNvSpPr/>
                        <wps:spPr>
                          <a:xfrm>
                            <a:off x="0" y="329184"/>
                            <a:ext cx="3429000" cy="27432"/>
                          </a:xfrm>
                          <a:custGeom>
                            <a:avLst/>
                            <a:gdLst/>
                            <a:ahLst/>
                            <a:cxnLst/>
                            <a:rect l="0" t="0" r="0" b="0"/>
                            <a:pathLst>
                              <a:path w="3429000" h="27432">
                                <a:moveTo>
                                  <a:pt x="0" y="0"/>
                                </a:moveTo>
                                <a:lnTo>
                                  <a:pt x="3429000" y="0"/>
                                </a:lnTo>
                                <a:lnTo>
                                  <a:pt x="342900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3" name="Shape 99553"/>
                        <wps:cNvSpPr/>
                        <wps:spPr>
                          <a:xfrm>
                            <a:off x="3419856" y="329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554" name="Shape 99554"/>
                        <wps:cNvSpPr/>
                        <wps:spPr>
                          <a:xfrm>
                            <a:off x="3447288" y="329184"/>
                            <a:ext cx="2753868" cy="27432"/>
                          </a:xfrm>
                          <a:custGeom>
                            <a:avLst/>
                            <a:gdLst/>
                            <a:ahLst/>
                            <a:cxnLst/>
                            <a:rect l="0" t="0" r="0" b="0"/>
                            <a:pathLst>
                              <a:path w="2753868" h="27432">
                                <a:moveTo>
                                  <a:pt x="0" y="0"/>
                                </a:moveTo>
                                <a:lnTo>
                                  <a:pt x="2753868" y="0"/>
                                </a:lnTo>
                                <a:lnTo>
                                  <a:pt x="2753868"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Rectangle 14588"/>
                        <wps:cNvSpPr/>
                        <wps:spPr>
                          <a:xfrm>
                            <a:off x="4411750" y="120934"/>
                            <a:ext cx="605537" cy="185463"/>
                          </a:xfrm>
                          <a:prstGeom prst="rect">
                            <a:avLst/>
                          </a:prstGeom>
                          <a:ln>
                            <a:noFill/>
                          </a:ln>
                        </wps:spPr>
                        <wps:txbx>
                          <w:txbxContent>
                            <w:p w14:paraId="41929B60" w14:textId="77777777" w:rsidR="00273F27" w:rsidRDefault="00EF0474">
                              <w:r>
                                <w:rPr>
                                  <w:rFonts w:ascii="Cambria" w:eastAsia="Cambria" w:hAnsi="Cambria" w:cs="Cambria"/>
                                </w:rPr>
                                <w:t>EVS-EN</w:t>
                              </w:r>
                            </w:p>
                          </w:txbxContent>
                        </wps:txbx>
                        <wps:bodyPr horzOverflow="overflow" vert="horz" lIns="0" tIns="0" rIns="0" bIns="0" rtlCol="0">
                          <a:noAutofit/>
                        </wps:bodyPr>
                      </wps:wsp>
                      <wps:wsp>
                        <wps:cNvPr id="14589" name="Rectangle 14589"/>
                        <wps:cNvSpPr/>
                        <wps:spPr>
                          <a:xfrm>
                            <a:off x="4868157" y="120934"/>
                            <a:ext cx="40802" cy="185463"/>
                          </a:xfrm>
                          <a:prstGeom prst="rect">
                            <a:avLst/>
                          </a:prstGeom>
                          <a:ln>
                            <a:noFill/>
                          </a:ln>
                        </wps:spPr>
                        <wps:txbx>
                          <w:txbxContent>
                            <w:p w14:paraId="5AB0F1F9" w14:textId="77777777" w:rsidR="00273F27" w:rsidRDefault="00EF0474">
                              <w:r>
                                <w:rPr>
                                  <w:rFonts w:ascii="Cambria" w:eastAsia="Cambria" w:hAnsi="Cambria" w:cs="Cambria"/>
                                </w:rPr>
                                <w:t xml:space="preserve"> </w:t>
                              </w:r>
                            </w:p>
                          </w:txbxContent>
                        </wps:txbx>
                        <wps:bodyPr horzOverflow="overflow" vert="horz" lIns="0" tIns="0" rIns="0" bIns="0" rtlCol="0">
                          <a:noAutofit/>
                        </wps:bodyPr>
                      </wps:wsp>
                      <wps:wsp>
                        <wps:cNvPr id="14590" name="Rectangle 14590"/>
                        <wps:cNvSpPr/>
                        <wps:spPr>
                          <a:xfrm>
                            <a:off x="4898556" y="120934"/>
                            <a:ext cx="636287" cy="185463"/>
                          </a:xfrm>
                          <a:prstGeom prst="rect">
                            <a:avLst/>
                          </a:prstGeom>
                          <a:ln>
                            <a:noFill/>
                          </a:ln>
                        </wps:spPr>
                        <wps:txbx>
                          <w:txbxContent>
                            <w:p w14:paraId="16087D88" w14:textId="77777777" w:rsidR="00273F27" w:rsidRDefault="00EF0474">
                              <w:r>
                                <w:rPr>
                                  <w:rFonts w:ascii="Cambria" w:eastAsia="Cambria" w:hAnsi="Cambria" w:cs="Cambria"/>
                                </w:rPr>
                                <w:t>ISO/IEC</w:t>
                              </w:r>
                            </w:p>
                          </w:txbxContent>
                        </wps:txbx>
                        <wps:bodyPr horzOverflow="overflow" vert="horz" lIns="0" tIns="0" rIns="0" bIns="0" rtlCol="0">
                          <a:noAutofit/>
                        </wps:bodyPr>
                      </wps:wsp>
                      <wps:wsp>
                        <wps:cNvPr id="14591" name="Rectangle 14591"/>
                        <wps:cNvSpPr/>
                        <wps:spPr>
                          <a:xfrm>
                            <a:off x="5376995" y="120934"/>
                            <a:ext cx="144216" cy="185463"/>
                          </a:xfrm>
                          <a:prstGeom prst="rect">
                            <a:avLst/>
                          </a:prstGeom>
                          <a:ln>
                            <a:noFill/>
                          </a:ln>
                        </wps:spPr>
                        <wps:txbx>
                          <w:txbxContent>
                            <w:p w14:paraId="357C9D7D" w14:textId="77777777" w:rsidR="00273F27" w:rsidRDefault="00EF0474">
                              <w:r>
                                <w:rPr>
                                  <w:rFonts w:ascii="Cambria" w:eastAsia="Cambria" w:hAnsi="Cambria" w:cs="Cambria"/>
                                </w:rPr>
                                <w:t xml:space="preserve"> 2</w:t>
                              </w:r>
                            </w:p>
                          </w:txbxContent>
                        </wps:txbx>
                        <wps:bodyPr horzOverflow="overflow" vert="horz" lIns="0" tIns="0" rIns="0" bIns="0" rtlCol="0">
                          <a:noAutofit/>
                        </wps:bodyPr>
                      </wps:wsp>
                      <wps:wsp>
                        <wps:cNvPr id="14592" name="Rectangle 14592"/>
                        <wps:cNvSpPr/>
                        <wps:spPr>
                          <a:xfrm>
                            <a:off x="5485206" y="120934"/>
                            <a:ext cx="667445" cy="185463"/>
                          </a:xfrm>
                          <a:prstGeom prst="rect">
                            <a:avLst/>
                          </a:prstGeom>
                          <a:ln>
                            <a:noFill/>
                          </a:ln>
                        </wps:spPr>
                        <wps:txbx>
                          <w:txbxContent>
                            <w:p w14:paraId="43885BCC" w14:textId="77777777" w:rsidR="00273F27" w:rsidRDefault="00EF0474">
                              <w:r>
                                <w:rPr>
                                  <w:rFonts w:ascii="Cambria" w:eastAsia="Cambria" w:hAnsi="Cambria" w:cs="Cambria"/>
                                </w:rPr>
                                <w:t>7001:20</w:t>
                              </w:r>
                            </w:p>
                          </w:txbxContent>
                        </wps:txbx>
                        <wps:bodyPr horzOverflow="overflow" vert="horz" lIns="0" tIns="0" rIns="0" bIns="0" rtlCol="0">
                          <a:noAutofit/>
                        </wps:bodyPr>
                      </wps:wsp>
                      <wps:wsp>
                        <wps:cNvPr id="93050" name="Rectangle 93050"/>
                        <wps:cNvSpPr/>
                        <wps:spPr>
                          <a:xfrm>
                            <a:off x="5986792" y="120934"/>
                            <a:ext cx="206161" cy="185463"/>
                          </a:xfrm>
                          <a:prstGeom prst="rect">
                            <a:avLst/>
                          </a:prstGeom>
                          <a:ln>
                            <a:noFill/>
                          </a:ln>
                        </wps:spPr>
                        <wps:txbx>
                          <w:txbxContent>
                            <w:p w14:paraId="039B9C7F" w14:textId="77777777" w:rsidR="00273F27" w:rsidRDefault="00EF0474">
                              <w:r>
                                <w:rPr>
                                  <w:rFonts w:ascii="Cambria" w:eastAsia="Cambria" w:hAnsi="Cambria" w:cs="Cambria"/>
                                </w:rPr>
                                <w:t>17</w:t>
                              </w:r>
                            </w:p>
                          </w:txbxContent>
                        </wps:txbx>
                        <wps:bodyPr horzOverflow="overflow" vert="horz" lIns="0" tIns="0" rIns="0" bIns="0" rtlCol="0">
                          <a:noAutofit/>
                        </wps:bodyPr>
                      </wps:wsp>
                      <wps:wsp>
                        <wps:cNvPr id="93051" name="Rectangle 93051"/>
                        <wps:cNvSpPr/>
                        <wps:spPr>
                          <a:xfrm>
                            <a:off x="6142302" y="120934"/>
                            <a:ext cx="40803" cy="185463"/>
                          </a:xfrm>
                          <a:prstGeom prst="rect">
                            <a:avLst/>
                          </a:prstGeom>
                          <a:ln>
                            <a:noFill/>
                          </a:ln>
                        </wps:spPr>
                        <wps:txbx>
                          <w:txbxContent>
                            <w:p w14:paraId="43D2C5B8" w14:textId="77777777" w:rsidR="00273F27" w:rsidRDefault="00EF0474">
                              <w:r>
                                <w:rPr>
                                  <w:rFonts w:ascii="Cambria" w:eastAsia="Cambria" w:hAnsi="Cambria" w:cs="Cambria"/>
                                </w:rPr>
                                <w:t xml:space="preserve"> </w:t>
                              </w:r>
                            </w:p>
                          </w:txbxContent>
                        </wps:txbx>
                        <wps:bodyPr horzOverflow="overflow" vert="horz" lIns="0" tIns="0" rIns="0" bIns="0" rtlCol="0">
                          <a:noAutofit/>
                        </wps:bodyPr>
                      </wps:wsp>
                    </wpg:wgp>
                  </a:graphicData>
                </a:graphic>
              </wp:anchor>
            </w:drawing>
          </mc:Choice>
          <mc:Fallback>
            <w:pict>
              <v:group w14:anchorId="44C78039" id="Group 93073" o:spid="_x0000_s1032" style="position:absolute;left:0;text-align:left;margin-left:70.2pt;margin-top:35.4pt;width:488.3pt;height:28.1pt;z-index:251658243;mso-position-horizontal-relative:page;mso-position-vertical-relative:page" coordsize="62011,3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">
                <v:rect id="Rectangle 14553" o:spid="_x0000_s1033" style="position:absolute;left:76;top:940;width:25933;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" filled="f" stroked="f">
                  <v:textbox inset="0,0,0,0">
                    <w:txbxContent>
                      <w:p w14:paraId="08DD89BB" w14:textId="77777777" w:rsidR="00273F27" w:rsidRDefault="00EF0474">
                        <w:r>
                          <w:rPr>
                            <w:rFonts w:ascii="Arial" w:eastAsia="Arial" w:hAnsi="Arial" w:cs="Arial"/>
                            <w:b/>
                          </w:rPr>
                          <w:t xml:space="preserve">TECHNICAL CORRIGENDUM </w:t>
                        </w:r>
                      </w:p>
                    </w:txbxContent>
                  </v:textbox>
                </v:rect>
                <v:shape id="Shape 99549" o:spid="_x0000_s1034" style="position:absolute;left:91;width:34199;height:274;visibility:visible;mso-wrap-style:square;v-text-anchor:top" coordsize="341985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" path="m,l3419856,r,27432l,27432,,e" fillcolor="black" stroked="f" strokeweight="0">
                  <v:stroke miterlimit="83231f" joinstyle="miter"/>
                  <v:path arrowok="t" textboxrect="0,0,3419856,27432"/>
                </v:shape>
                <v:shape id="Shape 99550" o:spid="_x0000_s1035" style="position:absolute;left:3429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" path="m,l27432,r,27432l,27432,,e" fillcolor="black" stroked="f" strokeweight="0">
                  <v:stroke miterlimit="83231f" joinstyle="miter"/>
                  <v:path arrowok="t" textboxrect="0,0,27432,27432"/>
                </v:shape>
                <v:shape id="Shape 99551" o:spid="_x0000_s1036" style="position:absolute;left:34564;width:27447;height:274;visibility:visible;mso-wrap-style:square;v-text-anchor:top" coordsize="274472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" path="m,l2744724,r,27432l,27432,,e" fillcolor="black" stroked="f" strokeweight="0">
                  <v:stroke miterlimit="83231f" joinstyle="miter"/>
                  <v:path arrowok="t" textboxrect="0,0,2744724,27432"/>
                </v:shape>
                <v:shape id="Shape 99552" o:spid="_x0000_s1037" style="position:absolute;top:3291;width:34290;height:275;visibility:visible;mso-wrap-style:square;v-text-anchor:top" coordsize="342900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" path="m,l3429000,r,27432l,27432,,e" fillcolor="black" stroked="f" strokeweight="0">
                  <v:stroke miterlimit="83231f" joinstyle="miter"/>
                  <v:path arrowok="t" textboxrect="0,0,3429000,27432"/>
                </v:shape>
                <v:shape id="Shape 99553" o:spid="_x0000_s1038" style="position:absolute;left:34198;top:329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" path="m,l27432,r,27432l,27432,,e" fillcolor="black" stroked="f" strokeweight="0">
                  <v:stroke miterlimit="83231f" joinstyle="miter"/>
                  <v:path arrowok="t" textboxrect="0,0,27432,27432"/>
                </v:shape>
                <v:shape id="Shape 99554" o:spid="_x0000_s1039" style="position:absolute;left:34472;top:3291;width:27539;height:275;visibility:visible;mso-wrap-style:square;v-text-anchor:top" coordsize="275386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" path="m,l2753868,r,27432l,27432,,e" fillcolor="black" stroked="f" strokeweight="0">
                  <v:stroke miterlimit="83231f" joinstyle="miter"/>
                  <v:path arrowok="t" textboxrect="0,0,2753868,27432"/>
                </v:shape>
                <v:rect id="Rectangle 14588" o:spid="_x0000_s1040" style="position:absolute;left:44117;top:1209;width:6055;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" filled="f" stroked="f">
                  <v:textbox inset="0,0,0,0">
                    <w:txbxContent>
                      <w:p w14:paraId="41929B60" w14:textId="77777777" w:rsidR="00273F27" w:rsidRDefault="00EF0474">
                        <w:r>
                          <w:rPr>
                            <w:rFonts w:ascii="Cambria" w:eastAsia="Cambria" w:hAnsi="Cambria" w:cs="Cambria"/>
                          </w:rPr>
                          <w:t>EVS-EN</w:t>
                        </w:r>
                      </w:p>
                    </w:txbxContent>
                  </v:textbox>
                </v:rect>
                <v:rect id="Rectangle 14589" o:spid="_x0000_s1041" style="position:absolute;left:48681;top:1209;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" filled="f" stroked="f">
                  <v:textbox inset="0,0,0,0">
                    <w:txbxContent>
                      <w:p w14:paraId="5AB0F1F9" w14:textId="77777777" w:rsidR="00273F27" w:rsidRDefault="00EF0474">
                        <w:r>
                          <w:rPr>
                            <w:rFonts w:ascii="Cambria" w:eastAsia="Cambria" w:hAnsi="Cambria" w:cs="Cambria"/>
                          </w:rPr>
                          <w:t xml:space="preserve"> </w:t>
                        </w:r>
                      </w:p>
                    </w:txbxContent>
                  </v:textbox>
                </v:rect>
                <v:rect id="Rectangle 14590" o:spid="_x0000_s1042" style="position:absolute;left:48985;top:1209;width:636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" filled="f" stroked="f">
                  <v:textbox inset="0,0,0,0">
                    <w:txbxContent>
                      <w:p w14:paraId="16087D88" w14:textId="77777777" w:rsidR="00273F27" w:rsidRDefault="00EF0474">
                        <w:r>
                          <w:rPr>
                            <w:rFonts w:ascii="Cambria" w:eastAsia="Cambria" w:hAnsi="Cambria" w:cs="Cambria"/>
                          </w:rPr>
                          <w:t>ISO/IEC</w:t>
                        </w:r>
                      </w:p>
                    </w:txbxContent>
                  </v:textbox>
                </v:rect>
                <v:rect id="Rectangle 14591" o:spid="_x0000_s1043" style="position:absolute;left:53769;top:1209;width:144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" filled="f" stroked="f">
                  <v:textbox inset="0,0,0,0">
                    <w:txbxContent>
                      <w:p w14:paraId="357C9D7D" w14:textId="77777777" w:rsidR="00273F27" w:rsidRDefault="00EF0474">
                        <w:r>
                          <w:rPr>
                            <w:rFonts w:ascii="Cambria" w:eastAsia="Cambria" w:hAnsi="Cambria" w:cs="Cambria"/>
                          </w:rPr>
                          <w:t xml:space="preserve"> 2</w:t>
                        </w:r>
                      </w:p>
                    </w:txbxContent>
                  </v:textbox>
                </v:rect>
                <v:rect id="Rectangle 14592" o:spid="_x0000_s1044" style="position:absolute;left:54852;top:1209;width:6674;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" filled="f" stroked="f">
                  <v:textbox inset="0,0,0,0">
                    <w:txbxContent>
                      <w:p w14:paraId="43885BCC" w14:textId="77777777" w:rsidR="00273F27" w:rsidRDefault="00EF0474">
                        <w:r>
                          <w:rPr>
                            <w:rFonts w:ascii="Cambria" w:eastAsia="Cambria" w:hAnsi="Cambria" w:cs="Cambria"/>
                          </w:rPr>
                          <w:t>7001:20</w:t>
                        </w:r>
                      </w:p>
                    </w:txbxContent>
                  </v:textbox>
                </v:rect>
                <v:rect id="Rectangle 93050" o:spid="_x0000_s1045" style="position:absolute;left:59867;top:1209;width:2062;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" filled="f" stroked="f">
                  <v:textbox inset="0,0,0,0">
                    <w:txbxContent>
                      <w:p w14:paraId="039B9C7F" w14:textId="77777777" w:rsidR="00273F27" w:rsidRDefault="00EF0474">
                        <w:r>
                          <w:rPr>
                            <w:rFonts w:ascii="Cambria" w:eastAsia="Cambria" w:hAnsi="Cambria" w:cs="Cambria"/>
                          </w:rPr>
                          <w:t>17</w:t>
                        </w:r>
                      </w:p>
                    </w:txbxContent>
                  </v:textbox>
                </v:rect>
                <v:rect id="Rectangle 93051" o:spid="_x0000_s1046" style="position:absolute;left:61423;top:1209;width:40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" filled="f" stroked="f">
                  <v:textbox inset="0,0,0,0">
                    <w:txbxContent>
                      <w:p w14:paraId="43D2C5B8" w14:textId="77777777" w:rsidR="00273F27" w:rsidRDefault="00EF0474">
                        <w:r>
                          <w:rPr>
                            <w:rFonts w:ascii="Cambria" w:eastAsia="Cambria" w:hAnsi="Cambria" w:cs="Cambria"/>
                          </w:rPr>
                          <w:t xml:space="preserve"> </w:t>
                        </w:r>
                      </w:p>
                    </w:txbxContent>
                  </v:textbox>
                </v:rect>
                <w10:wrap type="topAndBottom" anchorx="page" anchory="page"/>
              </v:group>
            </w:pict>
          </mc:Fallback>
        </mc:AlternateContent>
      </w:r>
      <w:r>
        <w:rPr>
          <w:rFonts w:ascii="Arial" w:eastAsia="Arial" w:hAnsi="Arial" w:cs="Arial"/>
          <w:sz w:val="20"/>
        </w:rPr>
        <w:t>Information, other assets associated with information and information processing facilities shall be identified and an inventory of these assets shall be drawn up and maintained.</w:t>
      </w:r>
      <w:r>
        <w:rPr>
          <w:rFonts w:ascii="Arial" w:eastAsia="Arial" w:hAnsi="Arial" w:cs="Arial"/>
          <w:i/>
          <w:sz w:val="20"/>
        </w:rPr>
        <w:t xml:space="preserve"> </w:t>
      </w:r>
    </w:p>
    <w:p w14:paraId="13B5D8A7" w14:textId="77777777" w:rsidR="00273F27" w:rsidRDefault="00EF0474">
      <w:pPr>
        <w:tabs>
          <w:tab w:val="right" w:pos="9754"/>
        </w:tabs>
        <w:spacing w:after="0"/>
      </w:pPr>
      <w:r>
        <w:rPr>
          <w:rFonts w:ascii="Arial" w:eastAsia="Arial" w:hAnsi="Arial" w:cs="Arial"/>
          <w:sz w:val="16"/>
        </w:rPr>
        <w:t>© ISO 2014– All rights reserved</w:t>
      </w:r>
      <w:r>
        <w:rPr>
          <w:rFonts w:ascii="Arial" w:eastAsia="Arial" w:hAnsi="Arial" w:cs="Arial"/>
          <w:b/>
          <w:sz w:val="16"/>
        </w:rPr>
        <w:t xml:space="preserve"> </w:t>
      </w:r>
      <w:r>
        <w:rPr>
          <w:rFonts w:ascii="Arial" w:eastAsia="Arial" w:hAnsi="Arial" w:cs="Arial"/>
          <w:b/>
          <w:sz w:val="16"/>
        </w:rPr>
        <w:tab/>
      </w:r>
      <w:r>
        <w:rPr>
          <w:rFonts w:ascii="Arial" w:eastAsia="Arial" w:hAnsi="Arial" w:cs="Arial"/>
          <w:b/>
        </w:rPr>
        <w:t xml:space="preserve">1 </w:t>
      </w:r>
    </w:p>
    <w:p w14:paraId="42452A20" w14:textId="77777777" w:rsidR="00273F27" w:rsidRDefault="00273F27">
      <w:pPr>
        <w:sectPr w:rsidR="00273F27">
          <w:headerReference w:type="even" r:id="rId32"/>
          <w:headerReference w:type="default" r:id="rId33"/>
          <w:footerReference w:type="even" r:id="rId34"/>
          <w:footerReference w:type="default" r:id="rId35"/>
          <w:headerReference w:type="first" r:id="rId36"/>
          <w:footerReference w:type="first" r:id="rId37"/>
          <w:pgSz w:w="11906" w:h="16838"/>
          <w:pgMar w:top="1440" w:right="736" w:bottom="1440" w:left="1416" w:header="720" w:footer="720" w:gutter="0"/>
          <w:cols w:space="720"/>
        </w:sectPr>
      </w:pPr>
    </w:p>
    <w:p w14:paraId="726DF4F3" w14:textId="77777777" w:rsidR="00273F27" w:rsidRDefault="00EF0474">
      <w:pPr>
        <w:tabs>
          <w:tab w:val="center" w:pos="1663"/>
          <w:tab w:val="right" w:pos="10449"/>
        </w:tabs>
        <w:spacing w:after="636"/>
      </w:pPr>
      <w:r>
        <w:lastRenderedPageBreak/>
        <w:tab/>
      </w:r>
      <w:r>
        <w:rPr>
          <w:noProof/>
        </w:rPr>
        <w:drawing>
          <wp:inline distT="0" distB="0" distL="0" distR="0" wp14:anchorId="613A40F9" wp14:editId="12DB70BE">
            <wp:extent cx="1177722" cy="542760"/>
            <wp:effectExtent l="0" t="0" r="0" b="0"/>
            <wp:docPr id="14604" name="Picture 14604"/>
            <wp:cNvGraphicFramePr/>
            <a:graphic xmlns:a="http://schemas.openxmlformats.org/drawingml/2006/main">
              <a:graphicData uri="http://schemas.openxmlformats.org/drawingml/2006/picture">
                <pic:pic xmlns:pic="http://schemas.openxmlformats.org/drawingml/2006/picture">
                  <pic:nvPicPr>
                    <pic:cNvPr id="14604" name="Picture 14604"/>
                    <pic:cNvPicPr/>
                  </pic:nvPicPr>
                  <pic:blipFill>
                    <a:blip r:embed="rId38"/>
                    <a:stretch>
                      <a:fillRect/>
                    </a:stretch>
                  </pic:blipFill>
                  <pic:spPr>
                    <a:xfrm>
                      <a:off x="0" y="0"/>
                      <a:ext cx="1177722" cy="542760"/>
                    </a:xfrm>
                    <a:prstGeom prst="rect">
                      <a:avLst/>
                    </a:prstGeom>
                  </pic:spPr>
                </pic:pic>
              </a:graphicData>
            </a:graphic>
          </wp:inline>
        </w:drawing>
      </w:r>
      <w:r>
        <w:rPr>
          <w:rFonts w:ascii="Cambria" w:eastAsia="Cambria" w:hAnsi="Cambria" w:cs="Cambria"/>
        </w:rPr>
        <w:tab/>
        <w:t xml:space="preserve">EVS-EN ISO/IEC 27001:2017 </w:t>
      </w:r>
    </w:p>
    <w:p w14:paraId="7F5AFA9F" w14:textId="77777777" w:rsidR="00273F27" w:rsidRDefault="00EF0474">
      <w:pPr>
        <w:spacing w:after="9" w:line="265" w:lineRule="auto"/>
        <w:ind w:left="-5" w:hanging="10"/>
      </w:pPr>
      <w:r>
        <w:rPr>
          <w:rFonts w:ascii="Arial" w:eastAsia="Arial" w:hAnsi="Arial" w:cs="Arial"/>
          <w:sz w:val="11"/>
        </w:rPr>
        <w:t xml:space="preserve">INTERNATIONAL ORGANIZATION FOR STANDARDIZATION </w:t>
      </w:r>
      <w:r>
        <w:rPr>
          <w:rFonts w:ascii="Segoe UI Symbol" w:eastAsia="Segoe UI Symbol" w:hAnsi="Segoe UI Symbol" w:cs="Segoe UI Symbol"/>
          <w:sz w:val="11"/>
        </w:rPr>
        <w:t></w:t>
      </w:r>
      <w:r>
        <w:rPr>
          <w:rFonts w:ascii="Arial" w:eastAsia="Arial" w:hAnsi="Arial" w:cs="Arial"/>
          <w:sz w:val="11"/>
        </w:rPr>
        <w:t xml:space="preserve"> МЕЖДУНАРОДНАЯ ОРГАНИЗАЦИЯ ПО СТАНДАРТИЗАЦИИ </w:t>
      </w:r>
      <w:r>
        <w:rPr>
          <w:rFonts w:ascii="Segoe UI Symbol" w:eastAsia="Segoe UI Symbol" w:hAnsi="Segoe UI Symbol" w:cs="Segoe UI Symbol"/>
          <w:sz w:val="11"/>
        </w:rPr>
        <w:t></w:t>
      </w:r>
      <w:r>
        <w:rPr>
          <w:rFonts w:ascii="Arial" w:eastAsia="Arial" w:hAnsi="Arial" w:cs="Arial"/>
          <w:sz w:val="11"/>
        </w:rPr>
        <w:t xml:space="preserve"> ORGANISATION INTERNATIONALE DE NORMALISATION</w:t>
      </w:r>
    </w:p>
    <w:p w14:paraId="604D98C6" w14:textId="77777777" w:rsidR="00273F27" w:rsidRDefault="00EF0474">
      <w:pPr>
        <w:tabs>
          <w:tab w:val="center" w:pos="2085"/>
          <w:tab w:val="center" w:pos="3737"/>
          <w:tab w:val="center" w:pos="5515"/>
          <w:tab w:val="center" w:pos="7293"/>
          <w:tab w:val="right" w:pos="10449"/>
        </w:tabs>
        <w:spacing w:after="2213" w:line="265" w:lineRule="auto"/>
        <w:ind w:left="-15"/>
      </w:pPr>
      <w:r>
        <w:tab/>
      </w:r>
      <w:r>
        <w:rPr>
          <w:rFonts w:ascii="Arial" w:eastAsia="Arial" w:hAnsi="Arial" w:cs="Arial"/>
          <w:sz w:val="11"/>
        </w:rPr>
        <w:t xml:space="preserve">INTERNATIONAL ELECTROTECHNICAL COMMISSION </w:t>
      </w:r>
      <w:r>
        <w:rPr>
          <w:rFonts w:ascii="Arial" w:eastAsia="Arial" w:hAnsi="Arial" w:cs="Arial"/>
          <w:sz w:val="11"/>
        </w:rPr>
        <w:tab/>
      </w:r>
      <w:r>
        <w:rPr>
          <w:rFonts w:ascii="Segoe UI Symbol" w:eastAsia="Segoe UI Symbol" w:hAnsi="Segoe UI Symbol" w:cs="Segoe UI Symbol"/>
          <w:sz w:val="11"/>
        </w:rPr>
        <w:t></w:t>
      </w:r>
      <w:r>
        <w:rPr>
          <w:rFonts w:ascii="Arial" w:eastAsia="Arial" w:hAnsi="Arial" w:cs="Arial"/>
          <w:sz w:val="11"/>
        </w:rPr>
        <w:t xml:space="preserve"> </w:t>
      </w:r>
      <w:r>
        <w:rPr>
          <w:rFonts w:ascii="Arial" w:eastAsia="Arial" w:hAnsi="Arial" w:cs="Arial"/>
          <w:sz w:val="11"/>
        </w:rPr>
        <w:tab/>
        <w:t xml:space="preserve">МЕЖДУНАРОДНАЯ ЭЛЕКТРОТЕХНИЧЕСКАЯ КОМИССИЯ </w:t>
      </w:r>
      <w:r>
        <w:rPr>
          <w:rFonts w:ascii="Arial" w:eastAsia="Arial" w:hAnsi="Arial" w:cs="Arial"/>
          <w:sz w:val="11"/>
        </w:rPr>
        <w:tab/>
      </w:r>
      <w:r>
        <w:rPr>
          <w:rFonts w:ascii="Segoe UI Symbol" w:eastAsia="Segoe UI Symbol" w:hAnsi="Segoe UI Symbol" w:cs="Segoe UI Symbol"/>
          <w:sz w:val="11"/>
        </w:rPr>
        <w:t></w:t>
      </w:r>
      <w:r>
        <w:rPr>
          <w:rFonts w:ascii="Arial" w:eastAsia="Arial" w:hAnsi="Arial" w:cs="Arial"/>
          <w:sz w:val="11"/>
        </w:rPr>
        <w:t xml:space="preserve"> </w:t>
      </w:r>
      <w:r>
        <w:rPr>
          <w:rFonts w:ascii="Arial" w:eastAsia="Arial" w:hAnsi="Arial" w:cs="Arial"/>
          <w:sz w:val="11"/>
        </w:rPr>
        <w:tab/>
        <w:t>COMMISSION ÉLECTROTECHNIQUE INTERNATIONALE</w:t>
      </w:r>
    </w:p>
    <w:p w14:paraId="1BEADD3E" w14:textId="77777777" w:rsidR="00273F27" w:rsidRDefault="00EF0474">
      <w:pPr>
        <w:pStyle w:val="Heading2"/>
        <w:spacing w:after="275" w:line="228" w:lineRule="auto"/>
        <w:ind w:firstLine="0"/>
        <w:jc w:val="left"/>
      </w:pPr>
      <w:bookmarkStart w:id="968" w:name="_Toc26099155"/>
      <w:r>
        <w:rPr>
          <w:rFonts w:ascii="Arial" w:eastAsia="Arial" w:hAnsi="Arial" w:cs="Arial"/>
          <w:color w:val="000000"/>
        </w:rPr>
        <w:t>Information technology — Security techniques — Information security management systems — Requirements</w:t>
      </w:r>
      <w:bookmarkEnd w:id="968"/>
      <w:r>
        <w:rPr>
          <w:rFonts w:ascii="Arial" w:eastAsia="Arial" w:hAnsi="Arial" w:cs="Arial"/>
          <w:color w:val="000000"/>
        </w:rPr>
        <w:t xml:space="preserve"> </w:t>
      </w:r>
    </w:p>
    <w:p w14:paraId="1C3649ED" w14:textId="77777777" w:rsidR="00273F27" w:rsidRDefault="00EF0474">
      <w:pPr>
        <w:spacing w:after="441"/>
        <w:ind w:left="10"/>
      </w:pPr>
      <w:r>
        <w:rPr>
          <w:rFonts w:ascii="Arial" w:eastAsia="Arial" w:hAnsi="Arial" w:cs="Arial"/>
          <w:sz w:val="24"/>
        </w:rPr>
        <w:t xml:space="preserve">TECHNICAL CORRIGENDUM 2 </w:t>
      </w:r>
    </w:p>
    <w:p w14:paraId="69BEB7A0" w14:textId="77777777" w:rsidR="00273F27" w:rsidRDefault="00EF0474">
      <w:pPr>
        <w:spacing w:after="218" w:line="250" w:lineRule="auto"/>
        <w:ind w:left="5" w:hanging="10"/>
      </w:pPr>
      <w:r>
        <w:rPr>
          <w:rFonts w:ascii="Arial" w:eastAsia="Arial" w:hAnsi="Arial" w:cs="Arial"/>
          <w:i/>
          <w:sz w:val="20"/>
        </w:rPr>
        <w:t xml:space="preserve">Technologies de </w:t>
      </w:r>
      <w:proofErr w:type="spellStart"/>
      <w:r>
        <w:rPr>
          <w:rFonts w:ascii="Arial" w:eastAsia="Arial" w:hAnsi="Arial" w:cs="Arial"/>
          <w:i/>
          <w:sz w:val="20"/>
        </w:rPr>
        <w:t>l'information</w:t>
      </w:r>
      <w:proofErr w:type="spellEnd"/>
      <w:r>
        <w:rPr>
          <w:rFonts w:ascii="Arial" w:eastAsia="Arial" w:hAnsi="Arial" w:cs="Arial"/>
          <w:i/>
          <w:sz w:val="20"/>
        </w:rPr>
        <w:t xml:space="preserve"> — Techniques de </w:t>
      </w:r>
      <w:proofErr w:type="spellStart"/>
      <w:r>
        <w:rPr>
          <w:rFonts w:ascii="Arial" w:eastAsia="Arial" w:hAnsi="Arial" w:cs="Arial"/>
          <w:i/>
          <w:sz w:val="20"/>
        </w:rPr>
        <w:t>sécurité</w:t>
      </w:r>
      <w:proofErr w:type="spellEnd"/>
      <w:r>
        <w:rPr>
          <w:rFonts w:ascii="Arial" w:eastAsia="Arial" w:hAnsi="Arial" w:cs="Arial"/>
          <w:i/>
          <w:sz w:val="20"/>
        </w:rPr>
        <w:t xml:space="preserve"> — </w:t>
      </w:r>
      <w:proofErr w:type="spellStart"/>
      <w:r>
        <w:rPr>
          <w:rFonts w:ascii="Arial" w:eastAsia="Arial" w:hAnsi="Arial" w:cs="Arial"/>
          <w:i/>
          <w:sz w:val="20"/>
        </w:rPr>
        <w:t>Systèmes</w:t>
      </w:r>
      <w:proofErr w:type="spellEnd"/>
      <w:r>
        <w:rPr>
          <w:rFonts w:ascii="Arial" w:eastAsia="Arial" w:hAnsi="Arial" w:cs="Arial"/>
          <w:i/>
          <w:sz w:val="20"/>
        </w:rPr>
        <w:t xml:space="preserve"> de management de la </w:t>
      </w:r>
      <w:proofErr w:type="spellStart"/>
      <w:r>
        <w:rPr>
          <w:rFonts w:ascii="Arial" w:eastAsia="Arial" w:hAnsi="Arial" w:cs="Arial"/>
          <w:i/>
          <w:sz w:val="20"/>
        </w:rPr>
        <w:t>sécurité</w:t>
      </w:r>
      <w:proofErr w:type="spellEnd"/>
      <w:r>
        <w:rPr>
          <w:rFonts w:ascii="Arial" w:eastAsia="Arial" w:hAnsi="Arial" w:cs="Arial"/>
          <w:i/>
          <w:sz w:val="20"/>
        </w:rPr>
        <w:t xml:space="preserve"> de </w:t>
      </w:r>
      <w:proofErr w:type="spellStart"/>
      <w:r>
        <w:rPr>
          <w:rFonts w:ascii="Arial" w:eastAsia="Arial" w:hAnsi="Arial" w:cs="Arial"/>
          <w:i/>
          <w:sz w:val="20"/>
        </w:rPr>
        <w:t>l'information</w:t>
      </w:r>
      <w:proofErr w:type="spellEnd"/>
      <w:r>
        <w:rPr>
          <w:rFonts w:ascii="Arial" w:eastAsia="Arial" w:hAnsi="Arial" w:cs="Arial"/>
          <w:i/>
          <w:sz w:val="20"/>
        </w:rPr>
        <w:t xml:space="preserve"> — Exigences</w:t>
      </w:r>
      <w:r>
        <w:rPr>
          <w:rFonts w:ascii="Arial" w:eastAsia="Arial" w:hAnsi="Arial" w:cs="Arial"/>
          <w:sz w:val="20"/>
        </w:rPr>
        <w:t xml:space="preserve"> </w:t>
      </w:r>
    </w:p>
    <w:p w14:paraId="54976D9C" w14:textId="77777777" w:rsidR="00273F27" w:rsidRDefault="00EF0474">
      <w:pPr>
        <w:spacing w:after="1003"/>
        <w:ind w:left="10"/>
      </w:pPr>
      <w:r>
        <w:rPr>
          <w:rFonts w:ascii="Arial" w:eastAsia="Arial" w:hAnsi="Arial" w:cs="Arial"/>
          <w:i/>
          <w:sz w:val="18"/>
        </w:rPr>
        <w:t>RECTIFICATIF TECHNIQUE 2</w:t>
      </w:r>
      <w:r>
        <w:rPr>
          <w:rFonts w:ascii="Arial" w:eastAsia="Arial" w:hAnsi="Arial" w:cs="Arial"/>
          <w:sz w:val="18"/>
        </w:rPr>
        <w:t xml:space="preserve"> </w:t>
      </w:r>
    </w:p>
    <w:p w14:paraId="5054D682" w14:textId="014E8A05" w:rsidR="00273F27" w:rsidRDefault="00EF0474">
      <w:pPr>
        <w:spacing w:after="971" w:line="250" w:lineRule="auto"/>
        <w:ind w:left="5" w:hanging="10"/>
        <w:jc w:val="both"/>
      </w:pPr>
      <w:r>
        <w:rPr>
          <w:rFonts w:ascii="Arial" w:eastAsia="Arial" w:hAnsi="Arial" w:cs="Arial"/>
          <w:sz w:val="20"/>
        </w:rPr>
        <w:t xml:space="preserve">Technical Corrigendum 1 to ISO/IEC 27001:2013 was prepared by Joint Technical Committee ISO/IEC JTC 1, </w:t>
      </w:r>
      <w:r>
        <w:rPr>
          <w:rFonts w:ascii="Arial" w:eastAsia="Arial" w:hAnsi="Arial" w:cs="Arial"/>
          <w:i/>
          <w:sz w:val="20"/>
        </w:rPr>
        <w:t>Information technology</w:t>
      </w:r>
      <w:r>
        <w:rPr>
          <w:rFonts w:ascii="Arial" w:eastAsia="Arial" w:hAnsi="Arial" w:cs="Arial"/>
          <w:sz w:val="20"/>
        </w:rPr>
        <w:t xml:space="preserve">, Subcommittee SC 27, </w:t>
      </w:r>
      <w:r>
        <w:rPr>
          <w:rFonts w:ascii="Arial" w:eastAsia="Arial" w:hAnsi="Arial" w:cs="Arial"/>
          <w:i/>
          <w:sz w:val="20"/>
        </w:rPr>
        <w:t>IT Security techniques</w:t>
      </w:r>
      <w:r>
        <w:rPr>
          <w:rFonts w:ascii="Arial" w:eastAsia="Arial" w:hAnsi="Arial" w:cs="Arial"/>
          <w:sz w:val="20"/>
        </w:rPr>
        <w:t xml:space="preserve"> </w:t>
      </w:r>
    </w:p>
    <w:p w14:paraId="61B61516" w14:textId="77777777" w:rsidR="00273F27" w:rsidRDefault="00EF0474">
      <w:pPr>
        <w:spacing w:after="5197"/>
        <w:ind w:left="4057"/>
      </w:pPr>
      <w:r>
        <w:rPr>
          <w:noProof/>
        </w:rPr>
        <mc:AlternateContent>
          <mc:Choice Requires="wpg">
            <w:drawing>
              <wp:inline distT="0" distB="0" distL="0" distR="0" wp14:anchorId="5295670F" wp14:editId="489F8ABB">
                <wp:extent cx="1051560" cy="9144"/>
                <wp:effectExtent l="0" t="0" r="0" b="0"/>
                <wp:docPr id="94607" name="Group 94607"/>
                <wp:cNvGraphicFramePr/>
                <a:graphic xmlns:a="http://schemas.openxmlformats.org/drawingml/2006/main">
                  <a:graphicData uri="http://schemas.microsoft.com/office/word/2010/wordprocessingGroup">
                    <wpg:wgp>
                      <wpg:cNvGrpSpPr/>
                      <wpg:grpSpPr>
                        <a:xfrm>
                          <a:off x="0" y="0"/>
                          <a:ext cx="1051560" cy="9144"/>
                          <a:chOff x="0" y="0"/>
                          <a:chExt cx="1051560" cy="9144"/>
                        </a:xfrm>
                      </wpg:grpSpPr>
                      <wps:wsp>
                        <wps:cNvPr id="99561" name="Shape 99561"/>
                        <wps:cNvSpPr/>
                        <wps:spPr>
                          <a:xfrm>
                            <a:off x="0" y="0"/>
                            <a:ext cx="1051560" cy="9144"/>
                          </a:xfrm>
                          <a:custGeom>
                            <a:avLst/>
                            <a:gdLst/>
                            <a:ahLst/>
                            <a:cxnLst/>
                            <a:rect l="0" t="0" r="0" b="0"/>
                            <a:pathLst>
                              <a:path w="1051560" h="9144">
                                <a:moveTo>
                                  <a:pt x="0" y="0"/>
                                </a:moveTo>
                                <a:lnTo>
                                  <a:pt x="1051560" y="0"/>
                                </a:lnTo>
                                <a:lnTo>
                                  <a:pt x="1051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607" style="width:82.8pt;height:0.720001pt;mso-position-horizontal-relative:char;mso-position-vertical-relative:line" coordsize="10515,91">
                <v:shape id="Shape 99562" style="position:absolute;width:10515;height:91;left:0;top:0;" coordsize="1051560,9144" path="m0,0l1051560,0l1051560,9144l0,9144l0,0">
                  <v:stroke weight="0pt" endcap="flat" joinstyle="miter" miterlimit="10" on="false" color="#000000" opacity="0"/>
                  <v:fill on="true" color="#000000"/>
                </v:shape>
              </v:group>
            </w:pict>
          </mc:Fallback>
        </mc:AlternateContent>
      </w:r>
    </w:p>
    <w:p w14:paraId="2153E15C" w14:textId="77777777" w:rsidR="00273F27" w:rsidRDefault="00EF0474">
      <w:pPr>
        <w:spacing w:after="80"/>
        <w:ind w:left="8"/>
      </w:pPr>
      <w:r>
        <w:rPr>
          <w:noProof/>
        </w:rPr>
        <w:lastRenderedPageBreak/>
        <mc:AlternateContent>
          <mc:Choice Requires="wpg">
            <w:drawing>
              <wp:inline distT="0" distB="0" distL="0" distR="0" wp14:anchorId="2B9A116F" wp14:editId="509B9F92">
                <wp:extent cx="6193536" cy="19050"/>
                <wp:effectExtent l="0" t="0" r="0" b="0"/>
                <wp:docPr id="94608" name="Group 94608"/>
                <wp:cNvGraphicFramePr/>
                <a:graphic xmlns:a="http://schemas.openxmlformats.org/drawingml/2006/main">
                  <a:graphicData uri="http://schemas.microsoft.com/office/word/2010/wordprocessingGroup">
                    <wpg:wgp>
                      <wpg:cNvGrpSpPr/>
                      <wpg:grpSpPr>
                        <a:xfrm>
                          <a:off x="0" y="0"/>
                          <a:ext cx="6193536" cy="19050"/>
                          <a:chOff x="0" y="0"/>
                          <a:chExt cx="6193536" cy="19050"/>
                        </a:xfrm>
                      </wpg:grpSpPr>
                      <wps:wsp>
                        <wps:cNvPr id="99563" name="Shape 99563"/>
                        <wps:cNvSpPr/>
                        <wps:spPr>
                          <a:xfrm>
                            <a:off x="0" y="0"/>
                            <a:ext cx="6193536" cy="19050"/>
                          </a:xfrm>
                          <a:custGeom>
                            <a:avLst/>
                            <a:gdLst/>
                            <a:ahLst/>
                            <a:cxnLst/>
                            <a:rect l="0" t="0" r="0" b="0"/>
                            <a:pathLst>
                              <a:path w="6193536" h="19050">
                                <a:moveTo>
                                  <a:pt x="0" y="0"/>
                                </a:moveTo>
                                <a:lnTo>
                                  <a:pt x="6193536" y="0"/>
                                </a:lnTo>
                                <a:lnTo>
                                  <a:pt x="619353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4608" style="width:487.68pt;height:1.5pt;mso-position-horizontal-relative:char;mso-position-vertical-relative:line" coordsize="61935,190">
                <v:shape id="Shape 99564" style="position:absolute;width:61935;height:190;left:0;top:0;" coordsize="6193536,19050" path="m0,0l6193536,0l6193536,19050l0,19050l0,0">
                  <v:stroke weight="0pt" endcap="flat" joinstyle="miter" miterlimit="10" on="false" color="#000000" opacity="0"/>
                  <v:fill on="true" color="#000000"/>
                </v:shape>
              </v:group>
            </w:pict>
          </mc:Fallback>
        </mc:AlternateContent>
      </w:r>
    </w:p>
    <w:p w14:paraId="29F93D45" w14:textId="77777777" w:rsidR="00273F27" w:rsidRDefault="00EF0474">
      <w:pPr>
        <w:tabs>
          <w:tab w:val="center" w:pos="1268"/>
          <w:tab w:val="right" w:pos="10449"/>
        </w:tabs>
        <w:spacing w:after="176"/>
      </w:pPr>
      <w:r>
        <w:tab/>
      </w:r>
      <w:proofErr w:type="gramStart"/>
      <w:r>
        <w:rPr>
          <w:rFonts w:ascii="Arial" w:eastAsia="Arial" w:hAnsi="Arial" w:cs="Arial"/>
          <w:b/>
        </w:rPr>
        <w:t>ICS  35.040</w:t>
      </w:r>
      <w:proofErr w:type="gramEnd"/>
      <w:r>
        <w:rPr>
          <w:rFonts w:ascii="Arial" w:eastAsia="Arial" w:hAnsi="Arial" w:cs="Arial"/>
          <w:b/>
        </w:rPr>
        <w:t xml:space="preserve"> </w:t>
      </w:r>
      <w:r>
        <w:rPr>
          <w:rFonts w:ascii="Arial" w:eastAsia="Arial" w:hAnsi="Arial" w:cs="Arial"/>
          <w:b/>
        </w:rPr>
        <w:tab/>
        <w:t>Ref. No. ISO/IEC 27001:2013/Cor.2:2015(E)</w:t>
      </w:r>
    </w:p>
    <w:p w14:paraId="59B05868" w14:textId="77777777" w:rsidR="00273F27" w:rsidRDefault="00EF0474">
      <w:pPr>
        <w:spacing w:after="151"/>
        <w:ind w:left="3" w:hanging="10"/>
      </w:pPr>
      <w:r>
        <w:rPr>
          <w:rFonts w:ascii="Arial" w:eastAsia="Arial" w:hAnsi="Arial" w:cs="Arial"/>
          <w:sz w:val="16"/>
        </w:rPr>
        <w:t>©</w:t>
      </w:r>
      <w:r>
        <w:rPr>
          <w:rFonts w:ascii="Arial" w:eastAsia="Arial" w:hAnsi="Arial" w:cs="Arial"/>
          <w:b/>
          <w:sz w:val="16"/>
        </w:rPr>
        <w:t xml:space="preserve">   </w:t>
      </w:r>
      <w:r>
        <w:rPr>
          <w:rFonts w:ascii="Arial" w:eastAsia="Arial" w:hAnsi="Arial" w:cs="Arial"/>
          <w:sz w:val="16"/>
        </w:rPr>
        <w:t xml:space="preserve">ISO/IEC 2015 – All rights reserved </w:t>
      </w:r>
    </w:p>
    <w:p w14:paraId="5D3C6D8A" w14:textId="77777777" w:rsidR="00273F27" w:rsidRDefault="00EF0474">
      <w:pPr>
        <w:spacing w:after="151"/>
        <w:ind w:left="3" w:hanging="10"/>
      </w:pPr>
      <w:r>
        <w:rPr>
          <w:rFonts w:ascii="Arial" w:eastAsia="Arial" w:hAnsi="Arial" w:cs="Arial"/>
          <w:sz w:val="16"/>
        </w:rPr>
        <w:t>Published in Switzerland</w:t>
      </w:r>
    </w:p>
    <w:p w14:paraId="72432637" w14:textId="77777777" w:rsidR="00273F27" w:rsidRDefault="00EF0474">
      <w:pPr>
        <w:spacing w:after="716" w:line="238" w:lineRule="auto"/>
        <w:ind w:left="2" w:hanging="10"/>
        <w:jc w:val="both"/>
      </w:pPr>
      <w:r>
        <w:rPr>
          <w:rFonts w:ascii="Cambria" w:eastAsia="Cambria" w:hAnsi="Cambria" w:cs="Cambria"/>
        </w:rPr>
        <w:t xml:space="preserve">EVS-EN ISO/IEC 27001:2017 </w:t>
      </w:r>
    </w:p>
    <w:p w14:paraId="151DF914" w14:textId="77777777" w:rsidR="00273F27" w:rsidRDefault="00EF0474">
      <w:pPr>
        <w:spacing w:after="218" w:line="250" w:lineRule="auto"/>
        <w:ind w:left="5" w:hanging="10"/>
      </w:pPr>
      <w:r>
        <w:rPr>
          <w:rFonts w:ascii="Arial" w:eastAsia="Arial" w:hAnsi="Arial" w:cs="Arial"/>
          <w:i/>
          <w:sz w:val="20"/>
        </w:rPr>
        <w:t xml:space="preserve">Page 4, Subclause 6.1.3 </w:t>
      </w:r>
    </w:p>
    <w:p w14:paraId="39E939BA" w14:textId="77777777" w:rsidR="00273F27" w:rsidRDefault="00EF0474">
      <w:pPr>
        <w:spacing w:after="225" w:line="250" w:lineRule="auto"/>
        <w:ind w:left="5" w:hanging="10"/>
        <w:jc w:val="both"/>
      </w:pPr>
      <w:r>
        <w:rPr>
          <w:rFonts w:ascii="Arial" w:eastAsia="Arial" w:hAnsi="Arial" w:cs="Arial"/>
          <w:sz w:val="20"/>
        </w:rPr>
        <w:t xml:space="preserve">Replace </w:t>
      </w:r>
    </w:p>
    <w:p w14:paraId="435856A8" w14:textId="77777777" w:rsidR="00273F27" w:rsidRDefault="00EF0474">
      <w:pPr>
        <w:spacing w:after="218" w:line="250" w:lineRule="auto"/>
        <w:ind w:left="5" w:hanging="10"/>
      </w:pPr>
      <w:r>
        <w:rPr>
          <w:rFonts w:ascii="Arial" w:eastAsia="Arial" w:hAnsi="Arial" w:cs="Arial"/>
          <w:i/>
          <w:sz w:val="20"/>
        </w:rPr>
        <w:t xml:space="preserve">Control </w:t>
      </w:r>
    </w:p>
    <w:p w14:paraId="2F014CD0" w14:textId="77777777" w:rsidR="00273F27" w:rsidRDefault="00EF0474">
      <w:pPr>
        <w:spacing w:after="154" w:line="320" w:lineRule="auto"/>
        <w:ind w:left="-5" w:right="534" w:firstLine="284"/>
        <w:jc w:val="both"/>
      </w:pPr>
      <w:r>
        <w:rPr>
          <w:rFonts w:ascii="Arial" w:eastAsia="Arial" w:hAnsi="Arial" w:cs="Arial"/>
          <w:sz w:val="20"/>
        </w:rPr>
        <w:t xml:space="preserve">d) produce a Statement of Applicability that contains the necessary controls (see 6.1.3 b) and c)) and justification for inclusions, whether they are implemented or not, and the justification for exclusions of controls from Annex A; with </w:t>
      </w:r>
    </w:p>
    <w:p w14:paraId="5FECA2F9" w14:textId="77777777" w:rsidR="00273F27" w:rsidRDefault="00EF0474">
      <w:pPr>
        <w:spacing w:after="218" w:line="250" w:lineRule="auto"/>
        <w:ind w:left="5" w:hanging="10"/>
      </w:pPr>
      <w:r>
        <w:rPr>
          <w:rFonts w:ascii="Arial" w:eastAsia="Arial" w:hAnsi="Arial" w:cs="Arial"/>
          <w:i/>
          <w:sz w:val="20"/>
        </w:rPr>
        <w:t xml:space="preserve">Control </w:t>
      </w:r>
    </w:p>
    <w:p w14:paraId="14351B61" w14:textId="77777777" w:rsidR="00273F27" w:rsidRDefault="00EF0474">
      <w:pPr>
        <w:spacing w:after="23" w:line="250" w:lineRule="auto"/>
        <w:ind w:left="302" w:hanging="10"/>
        <w:jc w:val="both"/>
      </w:pPr>
      <w:r>
        <w:rPr>
          <w:rFonts w:ascii="Arial" w:eastAsia="Arial" w:hAnsi="Arial" w:cs="Arial"/>
          <w:sz w:val="20"/>
        </w:rPr>
        <w:t>d) produce a Statement of Applicability that contains:</w:t>
      </w:r>
    </w:p>
    <w:p w14:paraId="54680173" w14:textId="77777777" w:rsidR="00273F27" w:rsidRDefault="00EF0474">
      <w:pPr>
        <w:numPr>
          <w:ilvl w:val="0"/>
          <w:numId w:val="25"/>
        </w:numPr>
        <w:spacing w:after="225" w:line="250" w:lineRule="auto"/>
        <w:ind w:left="1448" w:hanging="634"/>
        <w:jc w:val="both"/>
      </w:pPr>
      <w:r>
        <w:rPr>
          <w:rFonts w:ascii="Arial" w:eastAsia="Arial" w:hAnsi="Arial" w:cs="Arial"/>
          <w:sz w:val="20"/>
        </w:rPr>
        <w:t>the necessary controls (see 6.1.3 b) and c));</w:t>
      </w:r>
    </w:p>
    <w:p w14:paraId="350C6EDF" w14:textId="77777777" w:rsidR="00273F27" w:rsidRDefault="00EF0474">
      <w:pPr>
        <w:numPr>
          <w:ilvl w:val="0"/>
          <w:numId w:val="25"/>
        </w:numPr>
        <w:spacing w:after="225" w:line="250" w:lineRule="auto"/>
        <w:ind w:left="1448" w:hanging="634"/>
        <w:jc w:val="both"/>
      </w:pPr>
      <w:r>
        <w:rPr>
          <w:rFonts w:ascii="Arial" w:eastAsia="Arial" w:hAnsi="Arial" w:cs="Arial"/>
          <w:sz w:val="20"/>
        </w:rPr>
        <w:t>justification for their inclusion;</w:t>
      </w:r>
    </w:p>
    <w:p w14:paraId="54493E8C" w14:textId="6ED41835" w:rsidR="00273F27" w:rsidRDefault="00EF0474" w:rsidP="005A32D6">
      <w:pPr>
        <w:numPr>
          <w:ilvl w:val="0"/>
          <w:numId w:val="25"/>
        </w:numPr>
        <w:spacing w:after="9067" w:line="459" w:lineRule="auto"/>
        <w:ind w:left="1448" w:hanging="634"/>
        <w:jc w:val="both"/>
        <w:sectPr w:rsidR="00273F27">
          <w:headerReference w:type="even" r:id="rId39"/>
          <w:headerReference w:type="default" r:id="rId40"/>
          <w:footerReference w:type="even" r:id="rId41"/>
          <w:footerReference w:type="default" r:id="rId42"/>
          <w:headerReference w:type="first" r:id="rId43"/>
          <w:footerReference w:type="first" r:id="rId44"/>
          <w:pgSz w:w="11904" w:h="16840"/>
          <w:pgMar w:top="691" w:right="726" w:bottom="508" w:left="730" w:header="720" w:footer="720" w:gutter="0"/>
          <w:cols w:space="720"/>
        </w:sectPr>
      </w:pPr>
      <w:r>
        <w:rPr>
          <w:rFonts w:ascii="Arial" w:eastAsia="Arial" w:hAnsi="Arial" w:cs="Arial"/>
          <w:sz w:val="20"/>
        </w:rPr>
        <w:t xml:space="preserve">whether the necessary controls are implemented or not; and </w:t>
      </w:r>
      <w:r>
        <w:rPr>
          <w:rFonts w:ascii="Segoe UI Symbol" w:eastAsia="Segoe UI Symbol" w:hAnsi="Segoe UI Symbol" w:cs="Segoe UI Symbol"/>
          <w:sz w:val="20"/>
        </w:rPr>
        <w:t></w:t>
      </w:r>
      <w:r>
        <w:rPr>
          <w:rFonts w:ascii="Segoe UI Symbol" w:eastAsia="Segoe UI Symbol" w:hAnsi="Segoe UI Symbol" w:cs="Segoe UI Symbol"/>
          <w:sz w:val="20"/>
        </w:rPr>
        <w:tab/>
      </w:r>
      <w:r>
        <w:rPr>
          <w:rFonts w:ascii="Arial" w:eastAsia="Arial" w:hAnsi="Arial" w:cs="Arial"/>
          <w:sz w:val="20"/>
        </w:rPr>
        <w:t>the justification for excluding any of the Annex A controls.</w:t>
      </w:r>
    </w:p>
    <w:p w14:paraId="7F449048" w14:textId="51F4E16E" w:rsidR="00273F27" w:rsidRDefault="00273F27" w:rsidP="005A32D6">
      <w:pPr>
        <w:spacing w:after="0"/>
        <w:ind w:right="176"/>
        <w:sectPr w:rsidR="00273F27">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20" w:footer="1410" w:gutter="0"/>
          <w:cols w:space="720"/>
        </w:sectPr>
      </w:pPr>
    </w:p>
    <w:p w14:paraId="77E29617" w14:textId="5D6F70DA" w:rsidR="00273F27" w:rsidRDefault="00EF0474" w:rsidP="005A32D6">
      <w:pPr>
        <w:spacing w:after="0"/>
      </w:pPr>
      <w:r>
        <w:lastRenderedPageBreak/>
        <w:t xml:space="preserve"> </w:t>
      </w:r>
    </w:p>
    <w:sectPr w:rsidR="00273F27">
      <w:headerReference w:type="even" r:id="rId51"/>
      <w:headerReference w:type="default" r:id="rId52"/>
      <w:footerReference w:type="even" r:id="rId53"/>
      <w:footerReference w:type="default" r:id="rId54"/>
      <w:headerReference w:type="first" r:id="rId55"/>
      <w:footerReference w:type="first" r:id="rId56"/>
      <w:pgSz w:w="11900" w:h="16840"/>
      <w:pgMar w:top="1440" w:right="1038" w:bottom="681"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72893" w14:textId="77777777" w:rsidR="0028148E" w:rsidRDefault="0028148E">
      <w:pPr>
        <w:spacing w:after="0" w:line="240" w:lineRule="auto"/>
      </w:pPr>
      <w:r>
        <w:separator/>
      </w:r>
    </w:p>
  </w:endnote>
  <w:endnote w:type="continuationSeparator" w:id="0">
    <w:p w14:paraId="5AB72132" w14:textId="77777777" w:rsidR="0028148E" w:rsidRDefault="0028148E">
      <w:pPr>
        <w:spacing w:after="0" w:line="240" w:lineRule="auto"/>
      </w:pPr>
      <w:r>
        <w:continuationSeparator/>
      </w:r>
    </w:p>
  </w:endnote>
  <w:endnote w:type="continuationNotice" w:id="1">
    <w:p w14:paraId="05B1D5FE" w14:textId="77777777" w:rsidR="0028148E" w:rsidRDefault="002814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69D22" w14:textId="214A8391" w:rsidR="00273F27" w:rsidRDefault="00EF0474">
    <w:pPr>
      <w:tabs>
        <w:tab w:val="center" w:pos="4173"/>
        <w:tab w:val="center" w:pos="7656"/>
      </w:tabs>
      <w:spacing w:after="0"/>
      <w:ind w:left="-680"/>
    </w:pPr>
    <w:del w:id="964" w:author="Jakob Dumky" w:date="2019-12-01T13:44:00Z">
      <w:r w:rsidDel="00A36844">
        <w:fldChar w:fldCharType="begin"/>
      </w:r>
      <w:r w:rsidDel="00A36844">
        <w:delInstrText xml:space="preserve"> PAGE   \* MERGEFORMAT </w:delInstrText>
      </w:r>
      <w:r w:rsidDel="00A36844">
        <w:fldChar w:fldCharType="separate"/>
      </w:r>
      <w:r w:rsidDel="00A36844">
        <w:rPr>
          <w:rFonts w:ascii="Cambria" w:eastAsia="Cambria" w:hAnsi="Cambria" w:cs="Cambria"/>
          <w:b/>
          <w:color w:val="181717"/>
        </w:rPr>
        <w:delText>2</w:delText>
      </w:r>
      <w:r w:rsidDel="00A36844">
        <w:rPr>
          <w:rFonts w:ascii="Cambria" w:eastAsia="Cambria" w:hAnsi="Cambria" w:cs="Cambria"/>
          <w:b/>
          <w:color w:val="181717"/>
        </w:rPr>
        <w:fldChar w:fldCharType="end"/>
      </w:r>
      <w:r w:rsidDel="00A36844">
        <w:rPr>
          <w:rFonts w:ascii="Cambria" w:eastAsia="Cambria" w:hAnsi="Cambria" w:cs="Cambria"/>
          <w:b/>
          <w:color w:val="181717"/>
        </w:rPr>
        <w:delText xml:space="preserve"> </w:delText>
      </w:r>
      <w:r w:rsidDel="00A36844">
        <w:rPr>
          <w:rFonts w:ascii="Cambria" w:eastAsia="Cambria" w:hAnsi="Cambria" w:cs="Cambria"/>
          <w:b/>
          <w:color w:val="181717"/>
        </w:rPr>
        <w:tab/>
      </w:r>
      <w:r w:rsidDel="00A36844">
        <w:rPr>
          <w:rFonts w:ascii="Cambria" w:eastAsia="Cambria" w:hAnsi="Cambria" w:cs="Cambria"/>
          <w:b/>
          <w:color w:val="181717"/>
          <w:sz w:val="20"/>
        </w:rPr>
        <w:delText xml:space="preserve"> </w:delText>
      </w:r>
      <w:r w:rsidDel="00A36844">
        <w:rPr>
          <w:rFonts w:ascii="Cambria" w:eastAsia="Cambria" w:hAnsi="Cambria" w:cs="Cambria"/>
          <w:b/>
          <w:color w:val="181717"/>
          <w:sz w:val="20"/>
        </w:rPr>
        <w:tab/>
      </w:r>
      <w:r w:rsidDel="00A36844">
        <w:rPr>
          <w:rFonts w:ascii="Cambria" w:eastAsia="Cambria" w:hAnsi="Cambria" w:cs="Cambria"/>
          <w:color w:val="181717"/>
          <w:sz w:val="18"/>
        </w:rPr>
        <w:delText>© ISO/IEC 2013 – All rights reserved</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713982" w14:textId="20B4BB95" w:rsidR="00273F27" w:rsidRDefault="00EF0474">
    <w:pPr>
      <w:tabs>
        <w:tab w:val="center" w:pos="4854"/>
        <w:tab w:val="right" w:pos="9752"/>
      </w:tabs>
      <w:spacing w:after="0"/>
    </w:pPr>
    <w:del w:id="965" w:author="Jakob Dumky" w:date="2019-12-01T15:14:00Z">
      <w:r w:rsidDel="000A0B52">
        <w:rPr>
          <w:rFonts w:ascii="Cambria" w:eastAsia="Cambria" w:hAnsi="Cambria" w:cs="Cambria"/>
          <w:color w:val="181717"/>
          <w:sz w:val="18"/>
        </w:rPr>
        <w:delText xml:space="preserve">© ISO/IEC 2013 – All rights reserved </w:delText>
      </w:r>
      <w:r w:rsidDel="000A0B52">
        <w:rPr>
          <w:rFonts w:ascii="Cambria" w:eastAsia="Cambria" w:hAnsi="Cambria" w:cs="Cambria"/>
          <w:color w:val="181717"/>
          <w:sz w:val="18"/>
        </w:rPr>
        <w:tab/>
      </w:r>
      <w:r w:rsidDel="000A0B52">
        <w:rPr>
          <w:rFonts w:ascii="Cambria" w:eastAsia="Cambria" w:hAnsi="Cambria" w:cs="Cambria"/>
          <w:b/>
          <w:color w:val="181717"/>
          <w:sz w:val="20"/>
        </w:rPr>
        <w:delText xml:space="preserve"> </w:delText>
      </w:r>
      <w:r w:rsidDel="000A0B52">
        <w:rPr>
          <w:rFonts w:ascii="Cambria" w:eastAsia="Cambria" w:hAnsi="Cambria" w:cs="Cambria"/>
          <w:b/>
          <w:color w:val="181717"/>
          <w:sz w:val="20"/>
        </w:rPr>
        <w:tab/>
      </w:r>
      <w:r w:rsidDel="000A0B52">
        <w:fldChar w:fldCharType="begin"/>
      </w:r>
      <w:r w:rsidDel="000A0B52">
        <w:delInstrText xml:space="preserve"> PAGE   \* MERGEFORMAT </w:delInstrText>
      </w:r>
      <w:r w:rsidDel="000A0B52">
        <w:fldChar w:fldCharType="separate"/>
      </w:r>
      <w:r w:rsidDel="000A0B52">
        <w:rPr>
          <w:rFonts w:ascii="Cambria" w:eastAsia="Cambria" w:hAnsi="Cambria" w:cs="Cambria"/>
          <w:b/>
          <w:color w:val="181717"/>
        </w:rPr>
        <w:delText>1</w:delText>
      </w:r>
      <w:r w:rsidDel="000A0B52">
        <w:rPr>
          <w:rFonts w:ascii="Cambria" w:eastAsia="Cambria" w:hAnsi="Cambria" w:cs="Cambria"/>
          <w:b/>
          <w:color w:val="181717"/>
        </w:rP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80E48" w14:textId="75187C5F" w:rsidR="00273F27" w:rsidRPr="000B0576" w:rsidRDefault="00273F27">
    <w:pPr>
      <w:tabs>
        <w:tab w:val="center" w:pos="4854"/>
        <w:tab w:val="right" w:pos="9752"/>
      </w:tabs>
      <w:spacing w:after="0"/>
      <w:rPr>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0968D" w14:textId="77777777" w:rsidR="00273F27" w:rsidRDefault="00EF0474">
    <w:pPr>
      <w:tabs>
        <w:tab w:val="center" w:pos="4151"/>
        <w:tab w:val="right" w:pos="9048"/>
      </w:tabs>
      <w:spacing w:after="0"/>
      <w:ind w:left="-703" w:right="-23"/>
    </w:pPr>
    <w:r>
      <w:fldChar w:fldCharType="begin"/>
    </w:r>
    <w:r>
      <w:instrText xml:space="preserve"> PAGE   \* MERGEFORMAT </w:instrText>
    </w:r>
    <w:r>
      <w:fldChar w:fldCharType="separate"/>
    </w:r>
    <w:r>
      <w:rPr>
        <w:rFonts w:ascii="Cambria" w:eastAsia="Cambria" w:hAnsi="Cambria" w:cs="Cambria"/>
        <w:b/>
        <w:color w:val="181717"/>
      </w:rPr>
      <w:t>12</w:t>
    </w:r>
    <w:r>
      <w:rPr>
        <w:rFonts w:ascii="Cambria" w:eastAsia="Cambria" w:hAnsi="Cambria" w:cs="Cambria"/>
        <w:b/>
        <w:color w:val="181717"/>
      </w:rPr>
      <w:fldChar w:fldCharType="end"/>
    </w:r>
    <w:r>
      <w:rPr>
        <w:rFonts w:ascii="Cambria" w:eastAsia="Cambria" w:hAnsi="Cambria" w:cs="Cambria"/>
        <w:b/>
        <w:color w:val="181717"/>
      </w:rPr>
      <w:t xml:space="preserve"> </w:t>
    </w:r>
    <w:r>
      <w:rPr>
        <w:rFonts w:ascii="Cambria" w:eastAsia="Cambria" w:hAnsi="Cambria" w:cs="Cambria"/>
        <w:b/>
        <w:color w:val="181717"/>
      </w:rPr>
      <w:tab/>
    </w:r>
    <w:r>
      <w:rPr>
        <w:rFonts w:ascii="Cambria" w:eastAsia="Cambria" w:hAnsi="Cambria" w:cs="Cambria"/>
        <w:b/>
        <w:color w:val="181717"/>
        <w:sz w:val="20"/>
      </w:rPr>
      <w:t xml:space="preserve"> </w:t>
    </w:r>
    <w:r>
      <w:rPr>
        <w:rFonts w:ascii="Cambria" w:eastAsia="Cambria" w:hAnsi="Cambria" w:cs="Cambria"/>
        <w:b/>
        <w:color w:val="181717"/>
        <w:sz w:val="20"/>
      </w:rPr>
      <w:tab/>
    </w:r>
    <w:r>
      <w:rPr>
        <w:rFonts w:ascii="Cambria" w:eastAsia="Cambria" w:hAnsi="Cambria" w:cs="Cambria"/>
        <w:color w:val="181717"/>
        <w:sz w:val="18"/>
      </w:rPr>
      <w:t>© ISO/IEC 2013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05DAD2" w14:textId="77777777" w:rsidR="00273F27" w:rsidRDefault="00EF0474">
    <w:pPr>
      <w:tabs>
        <w:tab w:val="center" w:pos="4831"/>
        <w:tab w:val="right" w:pos="9728"/>
      </w:tabs>
      <w:spacing w:after="0"/>
      <w:ind w:left="-23" w:right="-703"/>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B6202" w14:textId="77777777" w:rsidR="00273F27" w:rsidRDefault="00EF0474">
    <w:pPr>
      <w:tabs>
        <w:tab w:val="center" w:pos="4831"/>
        <w:tab w:val="right" w:pos="9728"/>
      </w:tabs>
      <w:spacing w:after="0"/>
      <w:ind w:left="-23" w:right="-703"/>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47B1E" w14:textId="77777777" w:rsidR="00273F27" w:rsidRDefault="00EF0474">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A16E8" w14:textId="77777777" w:rsidR="00273F27" w:rsidRDefault="00EF0474">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0089A" w14:textId="77777777" w:rsidR="00273F27" w:rsidRDefault="00EF0474">
    <w:pPr>
      <w:tabs>
        <w:tab w:val="center" w:pos="4854"/>
        <w:tab w:val="right" w:pos="9751"/>
      </w:tabs>
      <w:spacing w:after="0"/>
    </w:pPr>
    <w:r>
      <w:rPr>
        <w:rFonts w:ascii="Cambria" w:eastAsia="Cambria" w:hAnsi="Cambria" w:cs="Cambria"/>
        <w:color w:val="181717"/>
        <w:sz w:val="18"/>
      </w:rPr>
      <w:t xml:space="preserve">© ISO/IEC 2013 – All rights reserved </w:t>
    </w:r>
    <w:r>
      <w:rPr>
        <w:rFonts w:ascii="Cambria" w:eastAsia="Cambria" w:hAnsi="Cambria" w:cs="Cambria"/>
        <w:color w:val="181717"/>
        <w:sz w:val="18"/>
      </w:rPr>
      <w:tab/>
    </w:r>
    <w:r>
      <w:rPr>
        <w:rFonts w:ascii="Cambria" w:eastAsia="Cambria" w:hAnsi="Cambria" w:cs="Cambria"/>
        <w:b/>
        <w:color w:val="181717"/>
        <w:sz w:val="20"/>
      </w:rPr>
      <w:t xml:space="preserve"> </w:t>
    </w:r>
    <w:r>
      <w:rPr>
        <w:rFonts w:ascii="Cambria" w:eastAsia="Cambria" w:hAnsi="Cambria" w:cs="Cambria"/>
        <w:b/>
        <w:color w:val="181717"/>
        <w:sz w:val="20"/>
      </w:rPr>
      <w:tab/>
    </w:r>
    <w:r>
      <w:fldChar w:fldCharType="begin"/>
    </w:r>
    <w:r>
      <w:instrText xml:space="preserve"> PAGE   \* MERGEFORMAT </w:instrText>
    </w:r>
    <w:r>
      <w:fldChar w:fldCharType="separate"/>
    </w:r>
    <w:r>
      <w:rPr>
        <w:rFonts w:ascii="Cambria" w:eastAsia="Cambria" w:hAnsi="Cambria" w:cs="Cambria"/>
        <w:b/>
        <w:color w:val="181717"/>
      </w:rPr>
      <w:t>1</w:t>
    </w:r>
    <w:r>
      <w:rPr>
        <w:rFonts w:ascii="Cambria" w:eastAsia="Cambria" w:hAnsi="Cambria" w:cs="Cambria"/>
        <w:b/>
        <w:color w:val="1817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7936CD" w14:textId="77777777" w:rsidR="00273F27" w:rsidRDefault="00273F2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9A546" w14:textId="77777777" w:rsidR="00273F27" w:rsidRDefault="00273F2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374CB0" w14:textId="77777777" w:rsidR="00273F27" w:rsidRDefault="00273F27"/>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9FC795" w14:textId="77777777" w:rsidR="00273F27" w:rsidRDefault="00273F27"/>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26D6D" w14:textId="77777777" w:rsidR="00273F27" w:rsidRDefault="00273F27"/>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CE105" w14:textId="77777777" w:rsidR="00273F27" w:rsidRDefault="00273F27"/>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1BC37" w14:textId="77777777" w:rsidR="00273F27" w:rsidRDefault="00EF0474">
    <w:pPr>
      <w:spacing w:after="0"/>
      <w:ind w:right="2"/>
      <w:jc w:val="center"/>
    </w:pPr>
    <w:r>
      <w:rPr>
        <w:rFonts w:ascii="Cambria" w:eastAsia="Cambria" w:hAnsi="Cambria" w:cs="Cambria"/>
      </w:rPr>
      <w:t xml:space="preserve">[Blank page]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B98EFD" w14:textId="77777777" w:rsidR="00273F27" w:rsidRDefault="00EF0474">
    <w:pPr>
      <w:spacing w:after="0"/>
      <w:ind w:right="2"/>
      <w:jc w:val="center"/>
    </w:pPr>
    <w:r>
      <w:rPr>
        <w:rFonts w:ascii="Cambria" w:eastAsia="Cambria" w:hAnsi="Cambria" w:cs="Cambria"/>
      </w:rPr>
      <w:t xml:space="preserve">[Blank page]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23ABF" w14:textId="77777777" w:rsidR="00273F27" w:rsidRDefault="00EF0474">
    <w:pPr>
      <w:spacing w:after="0"/>
      <w:ind w:right="2"/>
      <w:jc w:val="center"/>
    </w:pPr>
    <w:r>
      <w:rPr>
        <w:rFonts w:ascii="Cambria" w:eastAsia="Cambria" w:hAnsi="Cambria" w:cs="Cambria"/>
      </w:rPr>
      <w:t xml:space="preserve">[Blank page]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32017" w14:textId="77777777" w:rsidR="00273F27" w:rsidRDefault="00273F27"/>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3068D" w14:textId="77777777" w:rsidR="00273F27" w:rsidRDefault="00273F27"/>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6AFC5" w14:textId="77777777" w:rsidR="00273F27" w:rsidRDefault="00273F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642C8" w14:textId="77777777" w:rsidR="0028148E" w:rsidRDefault="0028148E">
      <w:pPr>
        <w:spacing w:after="0" w:line="240" w:lineRule="auto"/>
      </w:pPr>
      <w:r>
        <w:separator/>
      </w:r>
    </w:p>
  </w:footnote>
  <w:footnote w:type="continuationSeparator" w:id="0">
    <w:p w14:paraId="09C6E20B" w14:textId="77777777" w:rsidR="0028148E" w:rsidRDefault="0028148E">
      <w:pPr>
        <w:spacing w:after="0" w:line="240" w:lineRule="auto"/>
      </w:pPr>
      <w:r>
        <w:continuationSeparator/>
      </w:r>
    </w:p>
  </w:footnote>
  <w:footnote w:type="continuationNotice" w:id="1">
    <w:p w14:paraId="2EFA4CBC" w14:textId="77777777" w:rsidR="0028148E" w:rsidRDefault="002814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A865E5" w14:textId="77777777" w:rsidR="000B0576" w:rsidRPr="000B0576" w:rsidRDefault="000B0576" w:rsidP="000B0576">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84E3B" w14:textId="7870A032" w:rsidR="00273F27" w:rsidRDefault="00EF0474">
    <w:pPr>
      <w:spacing w:after="0" w:line="228" w:lineRule="auto"/>
      <w:ind w:left="7059" w:right="1"/>
      <w:jc w:val="right"/>
    </w:pPr>
    <w:del w:id="963" w:author="Jakob Dumky" w:date="2019-12-01T13:44:00Z">
      <w:r w:rsidDel="00A36844">
        <w:rPr>
          <w:rFonts w:ascii="Arial" w:eastAsia="Arial" w:hAnsi="Arial" w:cs="Arial"/>
          <w:sz w:val="20"/>
        </w:rPr>
        <w:delText>EVS-EN ISO/IEC 27001:2017</w:delText>
      </w:r>
      <w:r w:rsidDel="00A36844">
        <w:rPr>
          <w:rFonts w:ascii="Cambria" w:eastAsia="Cambria" w:hAnsi="Cambria" w:cs="Cambria"/>
          <w:b/>
          <w:color w:val="181717"/>
          <w:sz w:val="24"/>
        </w:rPr>
        <w:delText xml:space="preserve">ISO/IEC 27001:2013(E)  </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3061E" w14:textId="77777777" w:rsidR="00273F27" w:rsidRDefault="00273F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DC547" w14:textId="77777777" w:rsidR="00273F27" w:rsidRDefault="00EF0474">
    <w:pPr>
      <w:spacing w:after="0"/>
      <w:ind w:left="-703"/>
    </w:pPr>
    <w:r>
      <w:rPr>
        <w:rFonts w:ascii="Cambria" w:eastAsia="Cambria" w:hAnsi="Cambria" w:cs="Cambria"/>
        <w:b/>
        <w:color w:val="181717"/>
        <w:sz w:val="24"/>
      </w:rPr>
      <w:t>ISO/IEC 27001:2013(E)</w:t>
    </w:r>
    <w:r>
      <w:rPr>
        <w:rFonts w:ascii="Arial" w:eastAsia="Arial" w:hAnsi="Arial" w:cs="Arial"/>
        <w:sz w:val="20"/>
      </w:rPr>
      <w:t>EVS-EN ISO/IEC 27001:2017</w:t>
    </w:r>
  </w:p>
  <w:p w14:paraId="0BF5F263" w14:textId="77777777" w:rsidR="00273F27" w:rsidRDefault="00EF0474">
    <w:pPr>
      <w:spacing w:after="431"/>
      <w:ind w:left="-703"/>
    </w:pPr>
    <w:r>
      <w:rPr>
        <w:rFonts w:ascii="Cambria" w:eastAsia="Cambria" w:hAnsi="Cambria" w:cs="Cambria"/>
        <w:b/>
        <w:color w:val="181717"/>
        <w:sz w:val="24"/>
      </w:rPr>
      <w:t xml:space="preserve"> </w:t>
    </w:r>
  </w:p>
  <w:p w14:paraId="75607F47" w14:textId="77777777" w:rsidR="00273F27" w:rsidRDefault="00EF0474">
    <w:pPr>
      <w:spacing w:after="0"/>
      <w:ind w:right="680"/>
      <w:jc w:val="center"/>
    </w:pPr>
    <w:r>
      <w:rPr>
        <w:rFonts w:ascii="Cambria" w:eastAsia="Cambria" w:hAnsi="Cambria" w:cs="Cambria"/>
        <w:b/>
        <w:color w:val="181717"/>
      </w:rPr>
      <w:t xml:space="preserve">Table A.1 </w:t>
    </w:r>
    <w:r>
      <w:rPr>
        <w:rFonts w:ascii="Cambria" w:eastAsia="Cambria" w:hAnsi="Cambria" w:cs="Cambria"/>
        <w:i/>
        <w:color w:val="181717"/>
      </w:rPr>
      <w:t>(continued)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DF853" w14:textId="77777777" w:rsidR="00273F27" w:rsidRDefault="00EF0474">
    <w:pPr>
      <w:spacing w:after="0"/>
      <w:ind w:right="-702"/>
      <w:jc w:val="right"/>
    </w:pPr>
    <w:r>
      <w:rPr>
        <w:rFonts w:ascii="Arial" w:eastAsia="Arial" w:hAnsi="Arial" w:cs="Arial"/>
        <w:sz w:val="20"/>
      </w:rPr>
      <w:t>EVS-EN ISO/IEC 27001:2017</w:t>
    </w:r>
    <w:r>
      <w:rPr>
        <w:rFonts w:ascii="Cambria" w:eastAsia="Cambria" w:hAnsi="Cambria" w:cs="Cambria"/>
        <w:b/>
        <w:color w:val="181717"/>
        <w:sz w:val="24"/>
      </w:rPr>
      <w:t>ISO/IEC 27001:2013(E)</w:t>
    </w:r>
  </w:p>
  <w:p w14:paraId="767C44D7" w14:textId="77777777" w:rsidR="00273F27" w:rsidRDefault="00EF0474">
    <w:pPr>
      <w:spacing w:after="431"/>
      <w:ind w:right="-703"/>
      <w:jc w:val="right"/>
    </w:pPr>
    <w:r>
      <w:rPr>
        <w:rFonts w:ascii="Cambria" w:eastAsia="Cambria" w:hAnsi="Cambria" w:cs="Cambria"/>
        <w:b/>
        <w:color w:val="181717"/>
        <w:sz w:val="24"/>
      </w:rPr>
      <w:t xml:space="preserve"> </w:t>
    </w:r>
  </w:p>
  <w:p w14:paraId="1869F141" w14:textId="77777777" w:rsidR="00273F27" w:rsidRDefault="00EF0474">
    <w:pPr>
      <w:spacing w:after="0"/>
      <w:ind w:left="680"/>
      <w:jc w:val="center"/>
    </w:pPr>
    <w:r>
      <w:rPr>
        <w:rFonts w:ascii="Cambria" w:eastAsia="Cambria" w:hAnsi="Cambria" w:cs="Cambria"/>
        <w:b/>
        <w:color w:val="181717"/>
      </w:rPr>
      <w:t xml:space="preserve">Table A.1 </w:t>
    </w:r>
    <w:r>
      <w:rPr>
        <w:rFonts w:ascii="Cambria" w:eastAsia="Cambria" w:hAnsi="Cambria" w:cs="Cambria"/>
        <w:i/>
        <w:color w:val="181717"/>
      </w:rPr>
      <w:t>(continued)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C831A" w14:textId="77777777" w:rsidR="00273F27" w:rsidRDefault="00EF0474">
    <w:pPr>
      <w:spacing w:after="0"/>
      <w:ind w:right="-702"/>
      <w:jc w:val="right"/>
    </w:pPr>
    <w:r>
      <w:rPr>
        <w:rFonts w:ascii="Arial" w:eastAsia="Arial" w:hAnsi="Arial" w:cs="Arial"/>
        <w:sz w:val="20"/>
      </w:rPr>
      <w:t>EVS-EN ISO/IEC 27001:2017</w:t>
    </w:r>
    <w:r>
      <w:rPr>
        <w:rFonts w:ascii="Cambria" w:eastAsia="Cambria" w:hAnsi="Cambria" w:cs="Cambria"/>
        <w:b/>
        <w:color w:val="181717"/>
        <w:sz w:val="24"/>
      </w:rPr>
      <w:t>ISO/IEC 27001:2013(E)</w:t>
    </w:r>
  </w:p>
  <w:p w14:paraId="317E55E9" w14:textId="77777777" w:rsidR="00273F27" w:rsidRDefault="00EF0474">
    <w:pPr>
      <w:spacing w:after="431"/>
      <w:ind w:right="-703"/>
      <w:jc w:val="right"/>
    </w:pPr>
    <w:r>
      <w:rPr>
        <w:rFonts w:ascii="Cambria" w:eastAsia="Cambria" w:hAnsi="Cambria" w:cs="Cambria"/>
        <w:b/>
        <w:color w:val="181717"/>
        <w:sz w:val="24"/>
      </w:rPr>
      <w:t xml:space="preserve"> </w:t>
    </w:r>
  </w:p>
  <w:p w14:paraId="56B2A0D6" w14:textId="77777777" w:rsidR="00273F27" w:rsidRDefault="00EF0474">
    <w:pPr>
      <w:spacing w:after="0"/>
      <w:ind w:left="680"/>
      <w:jc w:val="center"/>
    </w:pPr>
    <w:r>
      <w:rPr>
        <w:rFonts w:ascii="Cambria" w:eastAsia="Cambria" w:hAnsi="Cambria" w:cs="Cambria"/>
        <w:b/>
        <w:color w:val="181717"/>
      </w:rPr>
      <w:t xml:space="preserve">Table A.1 </w:t>
    </w:r>
    <w:r>
      <w:rPr>
        <w:rFonts w:ascii="Cambria" w:eastAsia="Cambria" w:hAnsi="Cambria" w:cs="Cambria"/>
        <w:i/>
        <w:color w:val="181717"/>
      </w:rPr>
      <w:t>(continued)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4E2434" w14:textId="77777777" w:rsidR="00273F27" w:rsidRDefault="00EF0474">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C5291" w14:textId="77777777" w:rsidR="00273F27" w:rsidRDefault="00EF0474">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DC2C40" w14:textId="77777777" w:rsidR="00273F27" w:rsidRDefault="00EF0474">
    <w:pPr>
      <w:spacing w:after="0" w:line="228" w:lineRule="auto"/>
      <w:ind w:left="7059"/>
      <w:jc w:val="right"/>
    </w:pPr>
    <w:r>
      <w:rPr>
        <w:rFonts w:ascii="Arial" w:eastAsia="Arial" w:hAnsi="Arial" w:cs="Arial"/>
        <w:sz w:val="20"/>
      </w:rPr>
      <w:t>EVS-EN ISO/IEC 27001:2017</w:t>
    </w:r>
    <w:r>
      <w:rPr>
        <w:rFonts w:ascii="Cambria" w:eastAsia="Cambria" w:hAnsi="Cambria" w:cs="Cambria"/>
        <w:b/>
        <w:color w:val="181717"/>
        <w:sz w:val="24"/>
      </w:rPr>
      <w:t xml:space="preserve">ISO/IEC 27001:2013(E)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156B8F" w14:textId="77777777" w:rsidR="00273F27" w:rsidRDefault="00273F2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0C7F9" w14:textId="77777777" w:rsidR="00273F27" w:rsidRDefault="00273F2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F50BD" w14:textId="77777777" w:rsidR="00273F27" w:rsidRDefault="00273F2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CE295E" w14:textId="77777777" w:rsidR="00273F27" w:rsidRDefault="00273F2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E455C5" w14:textId="77777777" w:rsidR="00273F27" w:rsidRDefault="00273F27"/>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4CB261" w14:textId="77777777" w:rsidR="00273F27" w:rsidRDefault="00273F2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99ADC" w14:textId="77777777" w:rsidR="00273F27" w:rsidRDefault="00273F2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7D3596" w14:textId="77777777" w:rsidR="00273F27" w:rsidRDefault="00273F2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F033D" w14:textId="77777777" w:rsidR="00273F27" w:rsidRDefault="00273F2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A79FC" w14:textId="77777777" w:rsidR="00273F27" w:rsidRDefault="00273F2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AA0FE6" w14:textId="77777777" w:rsidR="00273F27" w:rsidRDefault="00273F27"/>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2AC85" w14:textId="77777777" w:rsidR="00273F27" w:rsidRDefault="00273F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57499"/>
    <w:multiLevelType w:val="hybridMultilevel"/>
    <w:tmpl w:val="C972B90C"/>
    <w:lvl w:ilvl="0" w:tplc="B3540DD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9BFCBC28">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E63AFA64">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82D822BE">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D5A0834">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C366724">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1BACB56">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4D145FD2">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240CCEA">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3E927BE"/>
    <w:multiLevelType w:val="hybridMultilevel"/>
    <w:tmpl w:val="A576183A"/>
    <w:lvl w:ilvl="0" w:tplc="DBB0784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2C42A2A">
      <w:start w:val="1"/>
      <w:numFmt w:val="decimal"/>
      <w:lvlText w:val="%2)"/>
      <w:lvlJc w:val="left"/>
      <w:pPr>
        <w:ind w:left="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F92768A">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C486D9A">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BBEB7E0">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064DCC6">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C54FED4">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AAFE45B8">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FA1CA3AE">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07AE4226"/>
    <w:multiLevelType w:val="hybridMultilevel"/>
    <w:tmpl w:val="C28AC0D0"/>
    <w:lvl w:ilvl="0" w:tplc="8874487A">
      <w:start w:val="1"/>
      <w:numFmt w:val="decimal"/>
      <w:lvlText w:val="%1)"/>
      <w:lvlJc w:val="left"/>
      <w:pPr>
        <w:ind w:left="403"/>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1" w:tplc="EEB8ACEE">
      <w:start w:val="1"/>
      <w:numFmt w:val="lowerLetter"/>
      <w:lvlText w:val="%2"/>
      <w:lvlJc w:val="left"/>
      <w:pPr>
        <w:ind w:left="108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2" w:tplc="C8307966">
      <w:start w:val="1"/>
      <w:numFmt w:val="lowerRoman"/>
      <w:lvlText w:val="%3"/>
      <w:lvlJc w:val="left"/>
      <w:pPr>
        <w:ind w:left="180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3" w:tplc="CDE8D1EA">
      <w:start w:val="1"/>
      <w:numFmt w:val="decimal"/>
      <w:lvlText w:val="%4"/>
      <w:lvlJc w:val="left"/>
      <w:pPr>
        <w:ind w:left="252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4" w:tplc="94286E4C">
      <w:start w:val="1"/>
      <w:numFmt w:val="lowerLetter"/>
      <w:lvlText w:val="%5"/>
      <w:lvlJc w:val="left"/>
      <w:pPr>
        <w:ind w:left="324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5" w:tplc="F5B2552A">
      <w:start w:val="1"/>
      <w:numFmt w:val="lowerRoman"/>
      <w:lvlText w:val="%6"/>
      <w:lvlJc w:val="left"/>
      <w:pPr>
        <w:ind w:left="396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6" w:tplc="8280FA24">
      <w:start w:val="1"/>
      <w:numFmt w:val="decimal"/>
      <w:lvlText w:val="%7"/>
      <w:lvlJc w:val="left"/>
      <w:pPr>
        <w:ind w:left="468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7" w:tplc="F7F06546">
      <w:start w:val="1"/>
      <w:numFmt w:val="lowerLetter"/>
      <w:lvlText w:val="%8"/>
      <w:lvlJc w:val="left"/>
      <w:pPr>
        <w:ind w:left="540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lvl w:ilvl="8" w:tplc="BCA6CE66">
      <w:start w:val="1"/>
      <w:numFmt w:val="lowerRoman"/>
      <w:lvlText w:val="%9"/>
      <w:lvlJc w:val="left"/>
      <w:pPr>
        <w:ind w:left="6120"/>
      </w:pPr>
      <w:rPr>
        <w:rFonts w:ascii="Cambria" w:eastAsia="Cambria" w:hAnsi="Cambria" w:cs="Cambria"/>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07D3496C"/>
    <w:multiLevelType w:val="hybridMultilevel"/>
    <w:tmpl w:val="07DAAED0"/>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4" w15:restartNumberingAfterBreak="0">
    <w:nsid w:val="0BFF789C"/>
    <w:multiLevelType w:val="hybridMultilevel"/>
    <w:tmpl w:val="A1ACD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DAA6041"/>
    <w:multiLevelType w:val="hybridMultilevel"/>
    <w:tmpl w:val="F0324C84"/>
    <w:lvl w:ilvl="0" w:tplc="F678F77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1180DF7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DB6680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28E411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F1C10B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98A7C3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2B27B2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50AB86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E661E9E">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0DF94CA1"/>
    <w:multiLevelType w:val="hybridMultilevel"/>
    <w:tmpl w:val="FEBC0824"/>
    <w:lvl w:ilvl="0" w:tplc="A6861512">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A96863CC">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484308C">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C324DE48">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26EAAC0">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3AE6C40">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34EC9958">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090F9DE">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664CE6E4">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10530101"/>
    <w:multiLevelType w:val="hybridMultilevel"/>
    <w:tmpl w:val="66984B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1E537F3"/>
    <w:multiLevelType w:val="multilevel"/>
    <w:tmpl w:val="26E2FB6A"/>
    <w:lvl w:ilvl="0">
      <w:start w:val="4"/>
      <w:numFmt w:val="decimal"/>
      <w:lvlText w:val="%1"/>
      <w:lvlJc w:val="left"/>
      <w:pPr>
        <w:ind w:left="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start w:val="3"/>
      <w:numFmt w:val="decimal"/>
      <w:lvlText w:val="%1.%2"/>
      <w:lvlJc w:val="left"/>
      <w:pPr>
        <w:ind w:left="135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12F32D58"/>
    <w:multiLevelType w:val="hybridMultilevel"/>
    <w:tmpl w:val="70167834"/>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0" w15:restartNumberingAfterBreak="0">
    <w:nsid w:val="198D69BF"/>
    <w:multiLevelType w:val="hybridMultilevel"/>
    <w:tmpl w:val="2F4824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3BC1318"/>
    <w:multiLevelType w:val="hybridMultilevel"/>
    <w:tmpl w:val="697A0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65A0730"/>
    <w:multiLevelType w:val="hybridMultilevel"/>
    <w:tmpl w:val="B35AF4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72C09D3"/>
    <w:multiLevelType w:val="hybridMultilevel"/>
    <w:tmpl w:val="419ED0BA"/>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14" w15:restartNumberingAfterBreak="0">
    <w:nsid w:val="2A2742E1"/>
    <w:multiLevelType w:val="hybridMultilevel"/>
    <w:tmpl w:val="0C44FA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CFA3BC6"/>
    <w:multiLevelType w:val="multilevel"/>
    <w:tmpl w:val="A1EA2BEA"/>
    <w:lvl w:ilvl="0">
      <w:start w:val="2"/>
      <w:numFmt w:val="decimal"/>
      <w:lvlText w:val="%1"/>
      <w:lvlJc w:val="left"/>
      <w:pPr>
        <w:ind w:left="680"/>
      </w:pPr>
      <w:rPr>
        <w:rFonts w:ascii="Cambria" w:eastAsia="Cambria" w:hAnsi="Cambria" w:cs="Cambria"/>
        <w:b/>
        <w:bCs/>
        <w:i w:val="0"/>
        <w:strike w:val="0"/>
        <w:dstrike w:val="0"/>
        <w:color w:val="181717"/>
        <w:sz w:val="22"/>
        <w:szCs w:val="22"/>
        <w:u w:val="none" w:color="000000"/>
        <w:bdr w:val="none" w:sz="0" w:space="0" w:color="auto"/>
        <w:shd w:val="clear" w:color="auto" w:fill="auto"/>
        <w:vertAlign w:val="baseline"/>
      </w:rPr>
    </w:lvl>
    <w:lvl w:ilvl="1">
      <w:start w:val="1"/>
      <w:numFmt w:val="decimal"/>
      <w:lvlText w:val="%1.%2"/>
      <w:lvlJc w:val="left"/>
      <w:pPr>
        <w:ind w:left="1346"/>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start w:val="1"/>
      <w:numFmt w:val="lowerRoman"/>
      <w:lvlText w:val="%3"/>
      <w:lvlJc w:val="left"/>
      <w:pPr>
        <w:ind w:left="17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start w:val="1"/>
      <w:numFmt w:val="decimal"/>
      <w:lvlText w:val="%4"/>
      <w:lvlJc w:val="left"/>
      <w:pPr>
        <w:ind w:left="24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start w:val="1"/>
      <w:numFmt w:val="lowerLetter"/>
      <w:lvlText w:val="%5"/>
      <w:lvlJc w:val="left"/>
      <w:pPr>
        <w:ind w:left="32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start w:val="1"/>
      <w:numFmt w:val="lowerRoman"/>
      <w:lvlText w:val="%6"/>
      <w:lvlJc w:val="left"/>
      <w:pPr>
        <w:ind w:left="39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start w:val="1"/>
      <w:numFmt w:val="decimal"/>
      <w:lvlText w:val="%7"/>
      <w:lvlJc w:val="left"/>
      <w:pPr>
        <w:ind w:left="46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start w:val="1"/>
      <w:numFmt w:val="lowerLetter"/>
      <w:lvlText w:val="%8"/>
      <w:lvlJc w:val="left"/>
      <w:pPr>
        <w:ind w:left="53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start w:val="1"/>
      <w:numFmt w:val="lowerRoman"/>
      <w:lvlText w:val="%9"/>
      <w:lvlJc w:val="left"/>
      <w:pPr>
        <w:ind w:left="6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6" w15:restartNumberingAfterBreak="0">
    <w:nsid w:val="2E787CDC"/>
    <w:multiLevelType w:val="hybridMultilevel"/>
    <w:tmpl w:val="9230B5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18F02DF"/>
    <w:multiLevelType w:val="hybridMultilevel"/>
    <w:tmpl w:val="C5A830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2116860"/>
    <w:multiLevelType w:val="hybridMultilevel"/>
    <w:tmpl w:val="FDE030F0"/>
    <w:lvl w:ilvl="0" w:tplc="DC4CE7E6">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1F0C649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51A496F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25C6F4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B26908E">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63814A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E4E101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F370D1F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6C6264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19" w15:restartNumberingAfterBreak="0">
    <w:nsid w:val="349E5A90"/>
    <w:multiLevelType w:val="hybridMultilevel"/>
    <w:tmpl w:val="047E96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0704B9"/>
    <w:multiLevelType w:val="hybridMultilevel"/>
    <w:tmpl w:val="ACC8FCCC"/>
    <w:lvl w:ilvl="0" w:tplc="B36E092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D349B4E">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A32C49DE">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54EE8D84">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9FCD90C">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4D422AD2">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86000F2">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4B816E2">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37E6798">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1" w15:restartNumberingAfterBreak="0">
    <w:nsid w:val="3F7705A9"/>
    <w:multiLevelType w:val="hybridMultilevel"/>
    <w:tmpl w:val="91E2FC92"/>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2" w15:restartNumberingAfterBreak="0">
    <w:nsid w:val="42DA74D2"/>
    <w:multiLevelType w:val="hybridMultilevel"/>
    <w:tmpl w:val="BEE4CB5E"/>
    <w:lvl w:ilvl="0" w:tplc="6FBAC53E">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7B76DA0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2B4214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D7A2F350">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F9A001C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0BAE517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A246CE50">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B58185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3908B4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3" w15:restartNumberingAfterBreak="0">
    <w:nsid w:val="441353DE"/>
    <w:multiLevelType w:val="hybridMultilevel"/>
    <w:tmpl w:val="7BDE88C0"/>
    <w:lvl w:ilvl="0" w:tplc="C5D0308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2856D90E">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2300DC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7C62A7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01B6EC5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11F2AFC2">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83204F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4BD0EC5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DFC7EA4">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24" w15:restartNumberingAfterBreak="0">
    <w:nsid w:val="465F73D5"/>
    <w:multiLevelType w:val="hybridMultilevel"/>
    <w:tmpl w:val="E1EA75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BE48F9"/>
    <w:multiLevelType w:val="hybridMultilevel"/>
    <w:tmpl w:val="88909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EE33060"/>
    <w:multiLevelType w:val="hybridMultilevel"/>
    <w:tmpl w:val="1F3C8DE0"/>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7" w15:restartNumberingAfterBreak="0">
    <w:nsid w:val="506330C9"/>
    <w:multiLevelType w:val="hybridMultilevel"/>
    <w:tmpl w:val="B142DF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70B0F4D"/>
    <w:multiLevelType w:val="hybridMultilevel"/>
    <w:tmpl w:val="4552BE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83249AE"/>
    <w:multiLevelType w:val="hybridMultilevel"/>
    <w:tmpl w:val="B62400DE"/>
    <w:lvl w:ilvl="0" w:tplc="BE66F6EA">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7A8AC3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3CC90E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698E98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D6724C7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D500F0C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EA2180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8803D1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C6D6A3A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0" w15:restartNumberingAfterBreak="0">
    <w:nsid w:val="5C96291B"/>
    <w:multiLevelType w:val="hybridMultilevel"/>
    <w:tmpl w:val="51D0326C"/>
    <w:lvl w:ilvl="0" w:tplc="D1E274C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8B1E9B3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735CF04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B11E4744">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770ECDBC">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7CC01B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536CF3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5C465182">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66C0502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1" w15:restartNumberingAfterBreak="0">
    <w:nsid w:val="5D5C6B48"/>
    <w:multiLevelType w:val="hybridMultilevel"/>
    <w:tmpl w:val="FCCE196E"/>
    <w:lvl w:ilvl="0" w:tplc="F8E40FC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E0C0D4E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9D85F78">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35E570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4CA02FA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CCAB5DA">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3A8572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7924C3F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E5E64CBA">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2" w15:restartNumberingAfterBreak="0">
    <w:nsid w:val="6184498A"/>
    <w:multiLevelType w:val="hybridMultilevel"/>
    <w:tmpl w:val="DD42EAD8"/>
    <w:lvl w:ilvl="0" w:tplc="18582F1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19345CD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F8EAE4C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D27C5BAA">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E186547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460EF8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92462F7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63227F4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39C153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3" w15:restartNumberingAfterBreak="0">
    <w:nsid w:val="630210E2"/>
    <w:multiLevelType w:val="hybridMultilevel"/>
    <w:tmpl w:val="AE14A684"/>
    <w:lvl w:ilvl="0" w:tplc="C83E836C">
      <w:start w:val="7"/>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5476A19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64A8A9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7DCC1C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B6CBC5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EEA126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0A4BF1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CB8FC1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9B469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4" w15:restartNumberingAfterBreak="0">
    <w:nsid w:val="636A1E6C"/>
    <w:multiLevelType w:val="hybridMultilevel"/>
    <w:tmpl w:val="994ECF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45C760D"/>
    <w:multiLevelType w:val="hybridMultilevel"/>
    <w:tmpl w:val="4FD07020"/>
    <w:lvl w:ilvl="0" w:tplc="DE829AB4">
      <w:start w:val="1"/>
      <w:numFmt w:val="decimal"/>
      <w:lvlText w:val="[%1]"/>
      <w:lvlJc w:val="left"/>
      <w:pPr>
        <w:ind w:left="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02CD21A">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A9FCDA2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9222B0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E924CD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FEE43014">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B910498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C5E488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C46E0A0">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6" w15:restartNumberingAfterBreak="0">
    <w:nsid w:val="64FB4BFD"/>
    <w:multiLevelType w:val="hybridMultilevel"/>
    <w:tmpl w:val="B6AEA7DC"/>
    <w:lvl w:ilvl="0" w:tplc="20000001">
      <w:start w:val="1"/>
      <w:numFmt w:val="bullet"/>
      <w:lvlText w:val=""/>
      <w:lvlJc w:val="left"/>
      <w:pPr>
        <w:ind w:left="403"/>
      </w:pPr>
      <w:rPr>
        <w:rFonts w:ascii="Symbol" w:hAnsi="Symbol" w:hint="default"/>
        <w:b w:val="0"/>
        <w:i w:val="0"/>
        <w:strike w:val="0"/>
        <w:dstrike w:val="0"/>
        <w:color w:val="181717"/>
        <w:sz w:val="22"/>
        <w:szCs w:val="22"/>
        <w:u w:val="none" w:color="000000"/>
        <w:bdr w:val="none" w:sz="0" w:space="0" w:color="auto"/>
        <w:shd w:val="clear" w:color="auto" w:fill="auto"/>
        <w:vertAlign w:val="baseline"/>
      </w:rPr>
    </w:lvl>
    <w:lvl w:ilvl="1" w:tplc="5476A19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D64A8A9C">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7DCC1C8">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AB6CBC5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EEA126C">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20A4BF1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8CB8FC1A">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29B4695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7" w15:restartNumberingAfterBreak="0">
    <w:nsid w:val="662A18A2"/>
    <w:multiLevelType w:val="hybridMultilevel"/>
    <w:tmpl w:val="5BFAE664"/>
    <w:lvl w:ilvl="0" w:tplc="3A5EA9C0">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6DC92E0">
      <w:start w:val="1"/>
      <w:numFmt w:val="decimal"/>
      <w:lvlText w:val="%2)"/>
      <w:lvlJc w:val="left"/>
      <w:pPr>
        <w:ind w:left="799"/>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440A8DB4">
      <w:start w:val="1"/>
      <w:numFmt w:val="lowerRoman"/>
      <w:lvlText w:val="%3"/>
      <w:lvlJc w:val="left"/>
      <w:pPr>
        <w:ind w:left="14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D6727572">
      <w:start w:val="1"/>
      <w:numFmt w:val="decimal"/>
      <w:lvlText w:val="%4"/>
      <w:lvlJc w:val="left"/>
      <w:pPr>
        <w:ind w:left="21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11B2573A">
      <w:start w:val="1"/>
      <w:numFmt w:val="lowerLetter"/>
      <w:lvlText w:val="%5"/>
      <w:lvlJc w:val="left"/>
      <w:pPr>
        <w:ind w:left="291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E72E6880">
      <w:start w:val="1"/>
      <w:numFmt w:val="lowerRoman"/>
      <w:lvlText w:val="%6"/>
      <w:lvlJc w:val="left"/>
      <w:pPr>
        <w:ind w:left="363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6616D6CE">
      <w:start w:val="1"/>
      <w:numFmt w:val="decimal"/>
      <w:lvlText w:val="%7"/>
      <w:lvlJc w:val="left"/>
      <w:pPr>
        <w:ind w:left="435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51687EA2">
      <w:start w:val="1"/>
      <w:numFmt w:val="lowerLetter"/>
      <w:lvlText w:val="%8"/>
      <w:lvlJc w:val="left"/>
      <w:pPr>
        <w:ind w:left="507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869A50A4">
      <w:start w:val="1"/>
      <w:numFmt w:val="lowerRoman"/>
      <w:lvlText w:val="%9"/>
      <w:lvlJc w:val="left"/>
      <w:pPr>
        <w:ind w:left="5797"/>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8" w15:restartNumberingAfterBreak="0">
    <w:nsid w:val="6A260D9E"/>
    <w:multiLevelType w:val="hybridMultilevel"/>
    <w:tmpl w:val="45D0A5BC"/>
    <w:lvl w:ilvl="0" w:tplc="CB62EE2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67769826">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60E4884A">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05CE106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91364E84">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994438D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0B0C0932">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3906FCD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561E0FB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39" w15:restartNumberingAfterBreak="0">
    <w:nsid w:val="6C583106"/>
    <w:multiLevelType w:val="hybridMultilevel"/>
    <w:tmpl w:val="F58A56E4"/>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40" w15:restartNumberingAfterBreak="0">
    <w:nsid w:val="7A2C3D04"/>
    <w:multiLevelType w:val="hybridMultilevel"/>
    <w:tmpl w:val="15B636D4"/>
    <w:lvl w:ilvl="0" w:tplc="D13220E4">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3E1C019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978267E">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EB0288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81BEE2C2">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A8A44C66">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380A4978">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7BEEA9E">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C12004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1" w15:restartNumberingAfterBreak="0">
    <w:nsid w:val="7AB70A96"/>
    <w:multiLevelType w:val="hybridMultilevel"/>
    <w:tmpl w:val="7932F30C"/>
    <w:lvl w:ilvl="0" w:tplc="975628F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B1C707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397CD070">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F5568D92">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1C41A08">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054774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4AE0EF6A">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46DAA1C6">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DA6AD136">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2" w15:restartNumberingAfterBreak="0">
    <w:nsid w:val="7C7C78F3"/>
    <w:multiLevelType w:val="hybridMultilevel"/>
    <w:tmpl w:val="A942DAC6"/>
    <w:lvl w:ilvl="0" w:tplc="6B14460C">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3623AC2">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B5B433E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E5080E5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7964578A">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BC5E0638">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D9C05636">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EE2800D4">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05500C0C">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3" w15:restartNumberingAfterBreak="0">
    <w:nsid w:val="7C9378B6"/>
    <w:multiLevelType w:val="hybridMultilevel"/>
    <w:tmpl w:val="7C9E59F4"/>
    <w:lvl w:ilvl="0" w:tplc="49DE58F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A16AD6C0">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2C7E2212">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4F340FCC">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76726B70">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2B26A770">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05E0D1C4">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C6C05160">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3078E44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4" w15:restartNumberingAfterBreak="0">
    <w:nsid w:val="7ED17CAB"/>
    <w:multiLevelType w:val="hybridMultilevel"/>
    <w:tmpl w:val="1CB24902"/>
    <w:lvl w:ilvl="0" w:tplc="3CF015E8">
      <w:start w:val="1"/>
      <w:numFmt w:val="lowerLetter"/>
      <w:lvlText w:val="%1)"/>
      <w:lvlJc w:val="left"/>
      <w:pPr>
        <w:ind w:left="403"/>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1" w:tplc="C3E0086C">
      <w:start w:val="1"/>
      <w:numFmt w:val="lowerLetter"/>
      <w:lvlText w:val="%2"/>
      <w:lvlJc w:val="left"/>
      <w:pPr>
        <w:ind w:left="10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2" w:tplc="9BA48274">
      <w:start w:val="1"/>
      <w:numFmt w:val="lowerRoman"/>
      <w:lvlText w:val="%3"/>
      <w:lvlJc w:val="left"/>
      <w:pPr>
        <w:ind w:left="18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3" w:tplc="1BB07526">
      <w:start w:val="1"/>
      <w:numFmt w:val="decimal"/>
      <w:lvlText w:val="%4"/>
      <w:lvlJc w:val="left"/>
      <w:pPr>
        <w:ind w:left="25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4" w:tplc="CC209AA6">
      <w:start w:val="1"/>
      <w:numFmt w:val="lowerLetter"/>
      <w:lvlText w:val="%5"/>
      <w:lvlJc w:val="left"/>
      <w:pPr>
        <w:ind w:left="324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5" w:tplc="7E52A93E">
      <w:start w:val="1"/>
      <w:numFmt w:val="lowerRoman"/>
      <w:lvlText w:val="%6"/>
      <w:lvlJc w:val="left"/>
      <w:pPr>
        <w:ind w:left="396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6" w:tplc="5CF48E7E">
      <w:start w:val="1"/>
      <w:numFmt w:val="decimal"/>
      <w:lvlText w:val="%7"/>
      <w:lvlJc w:val="left"/>
      <w:pPr>
        <w:ind w:left="468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7" w:tplc="0012F60C">
      <w:start w:val="1"/>
      <w:numFmt w:val="lowerLetter"/>
      <w:lvlText w:val="%8"/>
      <w:lvlJc w:val="left"/>
      <w:pPr>
        <w:ind w:left="540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lvl w:ilvl="8" w:tplc="BF8CDA38">
      <w:start w:val="1"/>
      <w:numFmt w:val="lowerRoman"/>
      <w:lvlText w:val="%9"/>
      <w:lvlJc w:val="left"/>
      <w:pPr>
        <w:ind w:left="6120"/>
      </w:pPr>
      <w:rPr>
        <w:rFonts w:ascii="Cambria" w:eastAsia="Cambria" w:hAnsi="Cambria" w:cs="Cambria"/>
        <w:b w:val="0"/>
        <w:i w:val="0"/>
        <w:strike w:val="0"/>
        <w:dstrike w:val="0"/>
        <w:color w:val="181717"/>
        <w:sz w:val="22"/>
        <w:szCs w:val="22"/>
        <w:u w:val="none" w:color="000000"/>
        <w:bdr w:val="none" w:sz="0" w:space="0" w:color="auto"/>
        <w:shd w:val="clear" w:color="auto" w:fill="auto"/>
        <w:vertAlign w:val="baseline"/>
      </w:rPr>
    </w:lvl>
  </w:abstractNum>
  <w:abstractNum w:abstractNumId="45" w15:restartNumberingAfterBreak="0">
    <w:nsid w:val="7FCA4990"/>
    <w:multiLevelType w:val="hybridMultilevel"/>
    <w:tmpl w:val="A9AEF022"/>
    <w:lvl w:ilvl="0" w:tplc="DB0C0F9A">
      <w:start w:val="1"/>
      <w:numFmt w:val="bullet"/>
      <w:lvlText w:val="•"/>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FE522C">
      <w:start w:val="1"/>
      <w:numFmt w:val="bullet"/>
      <w:lvlText w:val="o"/>
      <w:lvlJc w:val="left"/>
      <w:pPr>
        <w:ind w:left="1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88E4C2">
      <w:start w:val="1"/>
      <w:numFmt w:val="bullet"/>
      <w:lvlText w:val="▪"/>
      <w:lvlJc w:val="left"/>
      <w:pPr>
        <w:ind w:left="2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20E402">
      <w:start w:val="1"/>
      <w:numFmt w:val="bullet"/>
      <w:lvlText w:val="•"/>
      <w:lvlJc w:val="left"/>
      <w:pPr>
        <w:ind w:left="3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CFFBE">
      <w:start w:val="1"/>
      <w:numFmt w:val="bullet"/>
      <w:lvlText w:val="o"/>
      <w:lvlJc w:val="left"/>
      <w:pPr>
        <w:ind w:left="4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5C0966">
      <w:start w:val="1"/>
      <w:numFmt w:val="bullet"/>
      <w:lvlText w:val="▪"/>
      <w:lvlJc w:val="left"/>
      <w:pPr>
        <w:ind w:left="4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EAAF6">
      <w:start w:val="1"/>
      <w:numFmt w:val="bullet"/>
      <w:lvlText w:val="•"/>
      <w:lvlJc w:val="left"/>
      <w:pPr>
        <w:ind w:left="5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74B770">
      <w:start w:val="1"/>
      <w:numFmt w:val="bullet"/>
      <w:lvlText w:val="o"/>
      <w:lvlJc w:val="left"/>
      <w:pPr>
        <w:ind w:left="62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E42452">
      <w:start w:val="1"/>
      <w:numFmt w:val="bullet"/>
      <w:lvlText w:val="▪"/>
      <w:lvlJc w:val="left"/>
      <w:pPr>
        <w:ind w:left="69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5"/>
  </w:num>
  <w:num w:numId="2">
    <w:abstractNumId w:val="8"/>
  </w:num>
  <w:num w:numId="3">
    <w:abstractNumId w:val="31"/>
  </w:num>
  <w:num w:numId="4">
    <w:abstractNumId w:val="42"/>
  </w:num>
  <w:num w:numId="5">
    <w:abstractNumId w:val="22"/>
  </w:num>
  <w:num w:numId="6">
    <w:abstractNumId w:val="29"/>
  </w:num>
  <w:num w:numId="7">
    <w:abstractNumId w:val="18"/>
  </w:num>
  <w:num w:numId="8">
    <w:abstractNumId w:val="6"/>
  </w:num>
  <w:num w:numId="9">
    <w:abstractNumId w:val="20"/>
  </w:num>
  <w:num w:numId="10">
    <w:abstractNumId w:val="30"/>
  </w:num>
  <w:num w:numId="11">
    <w:abstractNumId w:val="41"/>
  </w:num>
  <w:num w:numId="12">
    <w:abstractNumId w:val="33"/>
  </w:num>
  <w:num w:numId="13">
    <w:abstractNumId w:val="40"/>
  </w:num>
  <w:num w:numId="14">
    <w:abstractNumId w:val="43"/>
  </w:num>
  <w:num w:numId="15">
    <w:abstractNumId w:val="5"/>
  </w:num>
  <w:num w:numId="16">
    <w:abstractNumId w:val="44"/>
  </w:num>
  <w:num w:numId="17">
    <w:abstractNumId w:val="2"/>
  </w:num>
  <w:num w:numId="18">
    <w:abstractNumId w:val="32"/>
  </w:num>
  <w:num w:numId="19">
    <w:abstractNumId w:val="23"/>
  </w:num>
  <w:num w:numId="20">
    <w:abstractNumId w:val="38"/>
  </w:num>
  <w:num w:numId="21">
    <w:abstractNumId w:val="0"/>
  </w:num>
  <w:num w:numId="22">
    <w:abstractNumId w:val="37"/>
  </w:num>
  <w:num w:numId="23">
    <w:abstractNumId w:val="1"/>
  </w:num>
  <w:num w:numId="24">
    <w:abstractNumId w:val="35"/>
  </w:num>
  <w:num w:numId="25">
    <w:abstractNumId w:val="45"/>
  </w:num>
  <w:num w:numId="26">
    <w:abstractNumId w:val="34"/>
  </w:num>
  <w:num w:numId="27">
    <w:abstractNumId w:val="3"/>
  </w:num>
  <w:num w:numId="28">
    <w:abstractNumId w:val="39"/>
  </w:num>
  <w:num w:numId="29">
    <w:abstractNumId w:val="26"/>
  </w:num>
  <w:num w:numId="30">
    <w:abstractNumId w:val="25"/>
  </w:num>
  <w:num w:numId="31">
    <w:abstractNumId w:val="9"/>
  </w:num>
  <w:num w:numId="32">
    <w:abstractNumId w:val="28"/>
  </w:num>
  <w:num w:numId="33">
    <w:abstractNumId w:val="10"/>
  </w:num>
  <w:num w:numId="34">
    <w:abstractNumId w:val="4"/>
  </w:num>
  <w:num w:numId="35">
    <w:abstractNumId w:val="17"/>
  </w:num>
  <w:num w:numId="36">
    <w:abstractNumId w:val="24"/>
  </w:num>
  <w:num w:numId="37">
    <w:abstractNumId w:val="16"/>
  </w:num>
  <w:num w:numId="38">
    <w:abstractNumId w:val="12"/>
  </w:num>
  <w:num w:numId="39">
    <w:abstractNumId w:val="36"/>
  </w:num>
  <w:num w:numId="40">
    <w:abstractNumId w:val="21"/>
  </w:num>
  <w:num w:numId="41">
    <w:abstractNumId w:val="19"/>
  </w:num>
  <w:num w:numId="42">
    <w:abstractNumId w:val="13"/>
  </w:num>
  <w:num w:numId="43">
    <w:abstractNumId w:val="11"/>
  </w:num>
  <w:num w:numId="44">
    <w:abstractNumId w:val="14"/>
  </w:num>
  <w:num w:numId="45">
    <w:abstractNumId w:val="27"/>
  </w:num>
  <w:num w:numId="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kob Dumky">
    <w15:presenceInfo w15:providerId="None" w15:userId="Jakob Dumky"/>
  </w15:person>
  <w15:person w15:author="Jakob Dumky [2]">
    <w15:presenceInfo w15:providerId="AD" w15:userId="S::Jakob@noncomplicity.com::36efeea2-9811-493c-9c34-6d91153a67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trackRevisions/>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F27"/>
    <w:rsid w:val="000238CA"/>
    <w:rsid w:val="00033852"/>
    <w:rsid w:val="000373D0"/>
    <w:rsid w:val="00053ACD"/>
    <w:rsid w:val="0005519E"/>
    <w:rsid w:val="00056D65"/>
    <w:rsid w:val="00071328"/>
    <w:rsid w:val="0007132F"/>
    <w:rsid w:val="00083341"/>
    <w:rsid w:val="00092B39"/>
    <w:rsid w:val="000A0B52"/>
    <w:rsid w:val="000A4DB9"/>
    <w:rsid w:val="000A5654"/>
    <w:rsid w:val="000B0576"/>
    <w:rsid w:val="000B22DC"/>
    <w:rsid w:val="000C08DC"/>
    <w:rsid w:val="000D535F"/>
    <w:rsid w:val="000E7152"/>
    <w:rsid w:val="000F0217"/>
    <w:rsid w:val="000F2857"/>
    <w:rsid w:val="000F53E6"/>
    <w:rsid w:val="000F7470"/>
    <w:rsid w:val="001167B0"/>
    <w:rsid w:val="0014400A"/>
    <w:rsid w:val="001519A5"/>
    <w:rsid w:val="00154340"/>
    <w:rsid w:val="00157F0C"/>
    <w:rsid w:val="00180DD5"/>
    <w:rsid w:val="00191EFE"/>
    <w:rsid w:val="00194157"/>
    <w:rsid w:val="001C24FF"/>
    <w:rsid w:val="001D689E"/>
    <w:rsid w:val="001F7347"/>
    <w:rsid w:val="001F7590"/>
    <w:rsid w:val="00207850"/>
    <w:rsid w:val="002100CC"/>
    <w:rsid w:val="00231CE6"/>
    <w:rsid w:val="00241AD2"/>
    <w:rsid w:val="00255A37"/>
    <w:rsid w:val="00273F27"/>
    <w:rsid w:val="0028148E"/>
    <w:rsid w:val="00283E38"/>
    <w:rsid w:val="00290D09"/>
    <w:rsid w:val="002A1D92"/>
    <w:rsid w:val="002C4781"/>
    <w:rsid w:val="002D20EA"/>
    <w:rsid w:val="002D360D"/>
    <w:rsid w:val="00303ECE"/>
    <w:rsid w:val="00312D9D"/>
    <w:rsid w:val="00314E44"/>
    <w:rsid w:val="00323A54"/>
    <w:rsid w:val="0032732D"/>
    <w:rsid w:val="003423CF"/>
    <w:rsid w:val="00353BC7"/>
    <w:rsid w:val="00356295"/>
    <w:rsid w:val="0036613F"/>
    <w:rsid w:val="00371451"/>
    <w:rsid w:val="00373765"/>
    <w:rsid w:val="003762A0"/>
    <w:rsid w:val="00376724"/>
    <w:rsid w:val="003E1015"/>
    <w:rsid w:val="003F7DD6"/>
    <w:rsid w:val="0040554E"/>
    <w:rsid w:val="00405CEF"/>
    <w:rsid w:val="00413938"/>
    <w:rsid w:val="004274FE"/>
    <w:rsid w:val="00440C97"/>
    <w:rsid w:val="00454E7C"/>
    <w:rsid w:val="00455964"/>
    <w:rsid w:val="004604EC"/>
    <w:rsid w:val="00472E65"/>
    <w:rsid w:val="00482E5D"/>
    <w:rsid w:val="00521FDE"/>
    <w:rsid w:val="00546388"/>
    <w:rsid w:val="00581436"/>
    <w:rsid w:val="005A32D6"/>
    <w:rsid w:val="005A4BDE"/>
    <w:rsid w:val="005B2350"/>
    <w:rsid w:val="005B362D"/>
    <w:rsid w:val="005C611A"/>
    <w:rsid w:val="005D4649"/>
    <w:rsid w:val="005E01FE"/>
    <w:rsid w:val="005E04F9"/>
    <w:rsid w:val="006014C2"/>
    <w:rsid w:val="00607AB8"/>
    <w:rsid w:val="00616D2B"/>
    <w:rsid w:val="00623D3C"/>
    <w:rsid w:val="006663D4"/>
    <w:rsid w:val="00675333"/>
    <w:rsid w:val="00687A9F"/>
    <w:rsid w:val="006A5E34"/>
    <w:rsid w:val="006A6745"/>
    <w:rsid w:val="006D5954"/>
    <w:rsid w:val="00721F06"/>
    <w:rsid w:val="00731850"/>
    <w:rsid w:val="007638E7"/>
    <w:rsid w:val="00774903"/>
    <w:rsid w:val="0078572D"/>
    <w:rsid w:val="0078631C"/>
    <w:rsid w:val="00791473"/>
    <w:rsid w:val="007A4DD8"/>
    <w:rsid w:val="007A77BA"/>
    <w:rsid w:val="007C1481"/>
    <w:rsid w:val="007D7AFD"/>
    <w:rsid w:val="00802DC6"/>
    <w:rsid w:val="008173B0"/>
    <w:rsid w:val="008177C1"/>
    <w:rsid w:val="008458CC"/>
    <w:rsid w:val="00851B85"/>
    <w:rsid w:val="00854675"/>
    <w:rsid w:val="008806D8"/>
    <w:rsid w:val="008E471D"/>
    <w:rsid w:val="008F6FF5"/>
    <w:rsid w:val="00925022"/>
    <w:rsid w:val="00930CE5"/>
    <w:rsid w:val="0094346E"/>
    <w:rsid w:val="0094353B"/>
    <w:rsid w:val="00957574"/>
    <w:rsid w:val="0096024A"/>
    <w:rsid w:val="00960B05"/>
    <w:rsid w:val="00964C51"/>
    <w:rsid w:val="00984283"/>
    <w:rsid w:val="009914FF"/>
    <w:rsid w:val="009916CB"/>
    <w:rsid w:val="00996BCC"/>
    <w:rsid w:val="009A0CBA"/>
    <w:rsid w:val="009A51A4"/>
    <w:rsid w:val="009B5CE8"/>
    <w:rsid w:val="009C0425"/>
    <w:rsid w:val="009D3075"/>
    <w:rsid w:val="009E4E93"/>
    <w:rsid w:val="00A165B5"/>
    <w:rsid w:val="00A23AF3"/>
    <w:rsid w:val="00A24F28"/>
    <w:rsid w:val="00A344B0"/>
    <w:rsid w:val="00A36844"/>
    <w:rsid w:val="00A42CD2"/>
    <w:rsid w:val="00A44EF9"/>
    <w:rsid w:val="00A6545C"/>
    <w:rsid w:val="00A8078E"/>
    <w:rsid w:val="00A856F1"/>
    <w:rsid w:val="00A900D0"/>
    <w:rsid w:val="00A97BAD"/>
    <w:rsid w:val="00AA72E9"/>
    <w:rsid w:val="00AC4C74"/>
    <w:rsid w:val="00AC5675"/>
    <w:rsid w:val="00AD23E2"/>
    <w:rsid w:val="00AD29E7"/>
    <w:rsid w:val="00AE277E"/>
    <w:rsid w:val="00AE6791"/>
    <w:rsid w:val="00B1108D"/>
    <w:rsid w:val="00B209E2"/>
    <w:rsid w:val="00B23609"/>
    <w:rsid w:val="00B23E78"/>
    <w:rsid w:val="00B31E73"/>
    <w:rsid w:val="00B52C65"/>
    <w:rsid w:val="00B66E14"/>
    <w:rsid w:val="00B72448"/>
    <w:rsid w:val="00B7550A"/>
    <w:rsid w:val="00B86613"/>
    <w:rsid w:val="00BA3655"/>
    <w:rsid w:val="00BA7801"/>
    <w:rsid w:val="00BC5F60"/>
    <w:rsid w:val="00BE031E"/>
    <w:rsid w:val="00BF2AAD"/>
    <w:rsid w:val="00C23F0A"/>
    <w:rsid w:val="00C26490"/>
    <w:rsid w:val="00C279AD"/>
    <w:rsid w:val="00C32F90"/>
    <w:rsid w:val="00C42AC4"/>
    <w:rsid w:val="00C62A20"/>
    <w:rsid w:val="00C62F22"/>
    <w:rsid w:val="00C64638"/>
    <w:rsid w:val="00C64794"/>
    <w:rsid w:val="00C83691"/>
    <w:rsid w:val="00CA0379"/>
    <w:rsid w:val="00CA491E"/>
    <w:rsid w:val="00CB2297"/>
    <w:rsid w:val="00CC05E3"/>
    <w:rsid w:val="00CC3F3D"/>
    <w:rsid w:val="00D0177C"/>
    <w:rsid w:val="00D058BF"/>
    <w:rsid w:val="00D074E4"/>
    <w:rsid w:val="00D368A4"/>
    <w:rsid w:val="00D552B0"/>
    <w:rsid w:val="00D62F72"/>
    <w:rsid w:val="00D70B1B"/>
    <w:rsid w:val="00D770D0"/>
    <w:rsid w:val="00D8294A"/>
    <w:rsid w:val="00D87A5C"/>
    <w:rsid w:val="00D91E83"/>
    <w:rsid w:val="00DA4992"/>
    <w:rsid w:val="00DC3C52"/>
    <w:rsid w:val="00DD6C67"/>
    <w:rsid w:val="00DF6B70"/>
    <w:rsid w:val="00E00F86"/>
    <w:rsid w:val="00E24B4D"/>
    <w:rsid w:val="00E444FC"/>
    <w:rsid w:val="00E567C9"/>
    <w:rsid w:val="00E90A04"/>
    <w:rsid w:val="00EB41D2"/>
    <w:rsid w:val="00EC105F"/>
    <w:rsid w:val="00EC7918"/>
    <w:rsid w:val="00EF0474"/>
    <w:rsid w:val="00EF270A"/>
    <w:rsid w:val="00F0213C"/>
    <w:rsid w:val="00F0601F"/>
    <w:rsid w:val="00F42C22"/>
    <w:rsid w:val="00F44286"/>
    <w:rsid w:val="00F6143A"/>
    <w:rsid w:val="00F72D4D"/>
    <w:rsid w:val="00F7684E"/>
    <w:rsid w:val="00FA647B"/>
    <w:rsid w:val="00FB2B9E"/>
    <w:rsid w:val="00FB33AF"/>
    <w:rsid w:val="00FD74DD"/>
    <w:rsid w:val="00FE4C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2F21"/>
  <w15:docId w15:val="{090470FE-EB11-45CF-B700-DDBDCFDB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8" w:right="-384"/>
      <w:outlineLvl w:val="0"/>
    </w:pPr>
    <w:rPr>
      <w:rFonts w:ascii="Cambria" w:eastAsia="Cambria" w:hAnsi="Cambria" w:cs="Cambria"/>
      <w:color w:val="000000"/>
      <w:sz w:val="36"/>
    </w:rPr>
  </w:style>
  <w:style w:type="paragraph" w:styleId="Heading2">
    <w:name w:val="heading 2"/>
    <w:next w:val="Normal"/>
    <w:link w:val="Heading2Char"/>
    <w:uiPriority w:val="9"/>
    <w:unhideWhenUsed/>
    <w:qFormat/>
    <w:pPr>
      <w:keepNext/>
      <w:keepLines/>
      <w:spacing w:after="0" w:line="265" w:lineRule="auto"/>
      <w:ind w:left="10" w:hanging="10"/>
      <w:jc w:val="center"/>
      <w:outlineLvl w:val="1"/>
    </w:pPr>
    <w:rPr>
      <w:rFonts w:ascii="Cambria" w:eastAsia="Cambria" w:hAnsi="Cambria" w:cs="Cambria"/>
      <w:b/>
      <w:color w:val="181717"/>
      <w:sz w:val="32"/>
    </w:rPr>
  </w:style>
  <w:style w:type="paragraph" w:styleId="Heading3">
    <w:name w:val="heading 3"/>
    <w:next w:val="Normal"/>
    <w:link w:val="Heading3Char"/>
    <w:uiPriority w:val="9"/>
    <w:unhideWhenUsed/>
    <w:qFormat/>
    <w:pPr>
      <w:keepNext/>
      <w:keepLines/>
      <w:spacing w:after="259"/>
      <w:ind w:left="10" w:hanging="10"/>
      <w:outlineLvl w:val="2"/>
    </w:pPr>
    <w:rPr>
      <w:rFonts w:ascii="Cambria" w:eastAsia="Cambria" w:hAnsi="Cambria" w:cs="Cambria"/>
      <w:b/>
      <w:color w:val="181717"/>
      <w:sz w:val="26"/>
    </w:rPr>
  </w:style>
  <w:style w:type="paragraph" w:styleId="Heading4">
    <w:name w:val="heading 4"/>
    <w:next w:val="Normal"/>
    <w:link w:val="Heading4Char"/>
    <w:uiPriority w:val="9"/>
    <w:unhideWhenUsed/>
    <w:qFormat/>
    <w:pPr>
      <w:keepNext/>
      <w:keepLines/>
      <w:spacing w:after="137"/>
      <w:ind w:left="10" w:hanging="10"/>
      <w:outlineLvl w:val="3"/>
    </w:pPr>
    <w:rPr>
      <w:rFonts w:ascii="Cambria" w:eastAsia="Cambria" w:hAnsi="Cambria" w:cs="Cambria"/>
      <w:b/>
      <w:color w:val="181717"/>
      <w:sz w:val="24"/>
    </w:rPr>
  </w:style>
  <w:style w:type="paragraph" w:styleId="Heading5">
    <w:name w:val="heading 5"/>
    <w:next w:val="Normal"/>
    <w:link w:val="Heading5Char"/>
    <w:uiPriority w:val="9"/>
    <w:unhideWhenUsed/>
    <w:qFormat/>
    <w:pPr>
      <w:keepNext/>
      <w:keepLines/>
      <w:spacing w:after="164"/>
      <w:ind w:left="10" w:hanging="10"/>
      <w:outlineLvl w:val="4"/>
    </w:pPr>
    <w:rPr>
      <w:rFonts w:ascii="Cambria" w:eastAsia="Cambria" w:hAnsi="Cambria" w:cs="Cambria"/>
      <w:b/>
      <w:color w:val="18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181717"/>
      <w:sz w:val="26"/>
    </w:rPr>
  </w:style>
  <w:style w:type="character" w:customStyle="1" w:styleId="Heading2Char">
    <w:name w:val="Heading 2 Char"/>
    <w:link w:val="Heading2"/>
    <w:rPr>
      <w:rFonts w:ascii="Cambria" w:eastAsia="Cambria" w:hAnsi="Cambria" w:cs="Cambria"/>
      <w:b/>
      <w:color w:val="181717"/>
      <w:sz w:val="32"/>
    </w:rPr>
  </w:style>
  <w:style w:type="character" w:customStyle="1" w:styleId="Heading1Char">
    <w:name w:val="Heading 1 Char"/>
    <w:link w:val="Heading1"/>
    <w:rPr>
      <w:rFonts w:ascii="Cambria" w:eastAsia="Cambria" w:hAnsi="Cambria" w:cs="Cambria"/>
      <w:color w:val="000000"/>
      <w:sz w:val="36"/>
    </w:rPr>
  </w:style>
  <w:style w:type="character" w:customStyle="1" w:styleId="Heading5Char">
    <w:name w:val="Heading 5 Char"/>
    <w:link w:val="Heading5"/>
    <w:rPr>
      <w:rFonts w:ascii="Cambria" w:eastAsia="Cambria" w:hAnsi="Cambria" w:cs="Cambria"/>
      <w:b/>
      <w:color w:val="181717"/>
      <w:sz w:val="22"/>
    </w:rPr>
  </w:style>
  <w:style w:type="character" w:customStyle="1" w:styleId="Heading4Char">
    <w:name w:val="Heading 4 Char"/>
    <w:link w:val="Heading4"/>
    <w:rPr>
      <w:rFonts w:ascii="Cambria" w:eastAsia="Cambria" w:hAnsi="Cambria" w:cs="Cambria"/>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177C1"/>
    <w:pPr>
      <w:spacing w:before="240"/>
      <w:ind w:left="0" w:right="0"/>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8177C1"/>
    <w:pPr>
      <w:spacing w:after="100"/>
      <w:ind w:left="220"/>
    </w:pPr>
  </w:style>
  <w:style w:type="paragraph" w:styleId="TOC3">
    <w:name w:val="toc 3"/>
    <w:basedOn w:val="Normal"/>
    <w:next w:val="Normal"/>
    <w:autoRedefine/>
    <w:uiPriority w:val="39"/>
    <w:unhideWhenUsed/>
    <w:rsid w:val="008177C1"/>
    <w:pPr>
      <w:spacing w:after="100"/>
      <w:ind w:left="440"/>
    </w:pPr>
  </w:style>
  <w:style w:type="character" w:styleId="Hyperlink">
    <w:name w:val="Hyperlink"/>
    <w:basedOn w:val="DefaultParagraphFont"/>
    <w:uiPriority w:val="99"/>
    <w:unhideWhenUsed/>
    <w:rsid w:val="008177C1"/>
    <w:rPr>
      <w:color w:val="0563C1" w:themeColor="hyperlink"/>
      <w:u w:val="single"/>
    </w:rPr>
  </w:style>
  <w:style w:type="paragraph" w:styleId="ListParagraph">
    <w:name w:val="List Paragraph"/>
    <w:basedOn w:val="Normal"/>
    <w:uiPriority w:val="34"/>
    <w:qFormat/>
    <w:rsid w:val="008177C1"/>
    <w:pPr>
      <w:ind w:left="720"/>
      <w:contextualSpacing/>
    </w:pPr>
  </w:style>
  <w:style w:type="paragraph" w:styleId="Header">
    <w:name w:val="header"/>
    <w:basedOn w:val="Normal"/>
    <w:link w:val="HeaderChar"/>
    <w:uiPriority w:val="99"/>
    <w:unhideWhenUsed/>
    <w:rsid w:val="000B05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576"/>
    <w:rPr>
      <w:rFonts w:ascii="Calibri" w:eastAsia="Calibri" w:hAnsi="Calibri" w:cs="Calibri"/>
      <w:color w:val="000000"/>
    </w:rPr>
  </w:style>
  <w:style w:type="paragraph" w:styleId="Footer">
    <w:name w:val="footer"/>
    <w:basedOn w:val="Normal"/>
    <w:link w:val="FooterChar"/>
    <w:uiPriority w:val="99"/>
    <w:unhideWhenUsed/>
    <w:rsid w:val="00A36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844"/>
    <w:rPr>
      <w:rFonts w:ascii="Calibri" w:eastAsia="Calibri" w:hAnsi="Calibri" w:cs="Calibri"/>
      <w:color w:val="000000"/>
    </w:rPr>
  </w:style>
  <w:style w:type="paragraph" w:styleId="BalloonText">
    <w:name w:val="Balloon Text"/>
    <w:basedOn w:val="Normal"/>
    <w:link w:val="BalloonTextChar"/>
    <w:uiPriority w:val="99"/>
    <w:semiHidden/>
    <w:unhideWhenUsed/>
    <w:rsid w:val="005C61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11A"/>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3.xml"/><Relationship Id="rId26" Type="http://schemas.openxmlformats.org/officeDocument/2006/relationships/header" Target="header7.xml"/><Relationship Id="rId39" Type="http://schemas.openxmlformats.org/officeDocument/2006/relationships/header" Target="header13.xml"/><Relationship Id="rId21" Type="http://schemas.openxmlformats.org/officeDocument/2006/relationships/header" Target="header5.xml"/><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footer" Target="footer16.xml"/><Relationship Id="rId50" Type="http://schemas.openxmlformats.org/officeDocument/2006/relationships/footer" Target="footer18.xml"/><Relationship Id="rId55" Type="http://schemas.openxmlformats.org/officeDocument/2006/relationships/header" Target="header2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image" Target="media/image1.jpg"/><Relationship Id="rId46" Type="http://schemas.openxmlformats.org/officeDocument/2006/relationships/header" Target="header17.xm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8.xml"/><Relationship Id="rId41" Type="http://schemas.openxmlformats.org/officeDocument/2006/relationships/footer" Target="footer13.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footer" Target="footer12.xml"/><Relationship Id="rId40" Type="http://schemas.openxmlformats.org/officeDocument/2006/relationships/header" Target="header14.xml"/><Relationship Id="rId45" Type="http://schemas.openxmlformats.org/officeDocument/2006/relationships/header" Target="header16.xml"/><Relationship Id="rId53" Type="http://schemas.openxmlformats.org/officeDocument/2006/relationships/footer" Target="footer19.xml"/><Relationship Id="rId58"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2.xml"/><Relationship Id="rId49" Type="http://schemas.openxmlformats.org/officeDocument/2006/relationships/header" Target="header18.xml"/><Relationship Id="rId57"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footer" Target="footer9.xml"/><Relationship Id="rId44" Type="http://schemas.openxmlformats.org/officeDocument/2006/relationships/footer" Target="footer15.xml"/><Relationship Id="rId52" Type="http://schemas.openxmlformats.org/officeDocument/2006/relationships/header" Target="header20.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43" Type="http://schemas.openxmlformats.org/officeDocument/2006/relationships/header" Target="header15.xml"/><Relationship Id="rId48" Type="http://schemas.openxmlformats.org/officeDocument/2006/relationships/footer" Target="footer17.xml"/><Relationship Id="rId56" Type="http://schemas.openxmlformats.org/officeDocument/2006/relationships/footer" Target="footer21.xml"/><Relationship Id="rId8" Type="http://schemas.openxmlformats.org/officeDocument/2006/relationships/numbering" Target="numbering.xml"/><Relationship Id="rId51" Type="http://schemas.openxmlformats.org/officeDocument/2006/relationships/header" Target="header19.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olicyDirtyBag xmlns="microsoft.office.server.policy.changes">
  <Microsoft.Office.RecordsManagement.PolicyFeatures.PolicyLabel op="Change"/>
</PolicyDirtyBag>
</file>

<file path=customXml/item2.xml><?xml version="1.0" encoding="utf-8"?>
<ct:contentTypeSchema xmlns:ct="http://schemas.microsoft.com/office/2006/metadata/contentType" xmlns:ma="http://schemas.microsoft.com/office/2006/metadata/properties/metaAttributes" ct:_="" ma:_="" ma:contentTypeName="Document" ma:contentTypeID="0x010100EA0114CBE2A74A43B90DF5EA3B3BF91E" ma:contentTypeVersion="19" ma:contentTypeDescription="Create a new document." ma:contentTypeScope="" ma:versionID="d193a1a3afbf912bc576690c63142e70">
  <xsd:schema xmlns:xsd="http://www.w3.org/2001/XMLSchema" xmlns:xs="http://www.w3.org/2001/XMLSchema" xmlns:p="http://schemas.microsoft.com/office/2006/metadata/properties" xmlns:ns1="http://schemas.microsoft.com/sharepoint/v3" xmlns:ns2="d083574a-cf9b-4597-bce5-a73eaa668694" xmlns:ns3="77d55739-c08f-46cc-9b1f-a664b115a174" targetNamespace="http://schemas.microsoft.com/office/2006/metadata/properties" ma:root="true" ma:fieldsID="6b9fc17037ee200bef6e1963e65f1ee0" ns1:_="" ns2:_="" ns3:_="">
    <xsd:import namespace="http://schemas.microsoft.com/sharepoint/v3"/>
    <xsd:import namespace="d083574a-cf9b-4597-bce5-a73eaa668694"/>
    <xsd:import namespace="77d55739-c08f-46cc-9b1f-a664b115a17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1:_dlc_Exempt" minOccurs="0"/>
                <xsd:element ref="ns3:DLCPolicyLabelValue" minOccurs="0"/>
                <xsd:element ref="ns3:DLCPolicyLabelClientValue" minOccurs="0"/>
                <xsd:element ref="ns3:DLCPolicyLabelLock" minOccurs="0"/>
                <xsd:element ref="ns3:MediaServiceAutoKeyPoints" minOccurs="0"/>
                <xsd:element ref="ns3:MediaServiceKeyPoint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6"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83574a-cf9b-4597-bce5-a73eaa6686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d55739-c08f-46cc-9b1f-a664b115a17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DLCPolicyLabelValue" ma:index="17"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8"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9"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EA0114CBE2A74A43B90DF5EA3B3BF91E|937131343" UniqueId="16768529-d534-4292-96e9-62be6866738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width>0.78740157480315</width>
            <height>0.393700787401575</height>
          </properties>
          <segment type="metadata">_UIVersionString</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_dlc_DocId xmlns="d083574a-cf9b-4597-bce5-a73eaa668694">2166-126523358-128</_dlc_DocId>
    <_dlc_DocIdUrl xmlns="d083574a-cf9b-4597-bce5-a73eaa668694">
      <Url>https://noncomplicity.sharepoint.com/sites/Noncomplicity/_layouts/15/DocIdRedir.aspx?ID=2166-126523358-128</Url>
      <Description>2166-126523358-128</Description>
    </_dlc_DocIdUrl>
    <DLCPolicyLabelClientValue xmlns="77d55739-c08f-46cc-9b1f-a664b115a174">{_UIVersionString}</DLCPolicyLabelClientValue>
    <DLCPolicyLabelLock xmlns="77d55739-c08f-46cc-9b1f-a664b115a174" xsi:nil="true"/>
    <DLCPolicyLabelValue xmlns="77d55739-c08f-46cc-9b1f-a664b115a174">0.25</DLCPolicyLabelVal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763B-B9B2-4BAC-A82F-FF48280B4E50}">
  <ds:schemaRefs>
    <ds:schemaRef ds:uri="microsoft.office.server.policy.changes"/>
  </ds:schemaRefs>
</ds:datastoreItem>
</file>

<file path=customXml/itemProps2.xml><?xml version="1.0" encoding="utf-8"?>
<ds:datastoreItem xmlns:ds="http://schemas.openxmlformats.org/officeDocument/2006/customXml" ds:itemID="{EADB9D52-C832-4F3A-A02B-4016BC4BC940}"/>
</file>

<file path=customXml/itemProps3.xml><?xml version="1.0" encoding="utf-8"?>
<ds:datastoreItem xmlns:ds="http://schemas.openxmlformats.org/officeDocument/2006/customXml" ds:itemID="{000D793B-DB43-4DED-9891-E05CBACCD86B}">
  <ds:schemaRefs>
    <ds:schemaRef ds:uri="office.server.policy"/>
  </ds:schemaRefs>
</ds:datastoreItem>
</file>

<file path=customXml/itemProps4.xml><?xml version="1.0" encoding="utf-8"?>
<ds:datastoreItem xmlns:ds="http://schemas.openxmlformats.org/officeDocument/2006/customXml" ds:itemID="{8D6FA807-420B-42EF-B40A-C949ECBC5006}">
  <ds:schemaRefs>
    <ds:schemaRef ds:uri="http://schemas.microsoft.com/office/2006/metadata/properties"/>
    <ds:schemaRef ds:uri="http://schemas.microsoft.com/office/infopath/2007/PartnerControls"/>
    <ds:schemaRef ds:uri="d083574a-cf9b-4597-bce5-a73eaa668694"/>
    <ds:schemaRef ds:uri="77d55739-c08f-46cc-9b1f-a664b115a174"/>
  </ds:schemaRefs>
</ds:datastoreItem>
</file>

<file path=customXml/itemProps5.xml><?xml version="1.0" encoding="utf-8"?>
<ds:datastoreItem xmlns:ds="http://schemas.openxmlformats.org/officeDocument/2006/customXml" ds:itemID="{4C61770C-677A-4940-A361-AC11337652F0}">
  <ds:schemaRefs>
    <ds:schemaRef ds:uri="http://schemas.microsoft.com/sharepoint/events"/>
  </ds:schemaRefs>
</ds:datastoreItem>
</file>

<file path=customXml/itemProps6.xml><?xml version="1.0" encoding="utf-8"?>
<ds:datastoreItem xmlns:ds="http://schemas.openxmlformats.org/officeDocument/2006/customXml" ds:itemID="{EC3076C7-3076-438C-9B7C-17D04DC83DF3}">
  <ds:schemaRefs>
    <ds:schemaRef ds:uri="http://schemas.microsoft.com/sharepoint/v3/contenttype/forms"/>
  </ds:schemaRefs>
</ds:datastoreItem>
</file>

<file path=customXml/itemProps7.xml><?xml version="1.0" encoding="utf-8"?>
<ds:datastoreItem xmlns:ds="http://schemas.openxmlformats.org/officeDocument/2006/customXml" ds:itemID="{A1FD01CD-1FAA-4435-9E5F-42B6A3850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37</Pages>
  <Words>8150</Words>
  <Characters>46455</Characters>
  <Application>Microsoft Office Word</Application>
  <DocSecurity>0</DocSecurity>
  <Lines>387</Lines>
  <Paragraphs>108</Paragraphs>
  <ScaleCrop>false</ScaleCrop>
  <Company/>
  <LinksUpToDate>false</LinksUpToDate>
  <CharactersWithSpaces>54497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Vormkirjad1</dc:title>
  <dc:subject/>
  <dc:creator>heiki</dc:creator>
  <cp:keywords/>
  <cp:lastModifiedBy>Jakob Dumky</cp:lastModifiedBy>
  <cp:revision>211</cp:revision>
  <dcterms:created xsi:type="dcterms:W3CDTF">2019-12-01T11:06:00Z</dcterms:created>
  <dcterms:modified xsi:type="dcterms:W3CDTF">2019-12-05T22:21:00Z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0x010100EA0114CBE2A74A43B90DF5EA3B3BF91E</vt:lpwstr>
  </property>
  <property fmtid="{D5CDD505-2E9C-101B-9397-08002B2CF9AE}" pid="3" name="_dlc_DocIdItemGuid">
    <vt:lpwstr>3fb1c8e5-a9e1-449e-b76e-1d2482439167</vt:lpwstr>
  </property>
</Properties>
</file>